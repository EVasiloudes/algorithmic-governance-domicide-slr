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5089966"/>
        <w:docPartObj>
          <w:docPartGallery w:val="Table of Contents"/>
          <w:docPartUnique/>
        </w:docPartObj>
      </w:sdtPr>
      <w:sdtContent>
        <w:p w14:paraId="4D6E8AE6" w14:textId="77777777" w:rsidR="00915418" w:rsidRDefault="00000000">
          <w:pPr>
            <w:pStyle w:val="TOCHeading"/>
          </w:pPr>
          <w:r>
            <w:t>Contents</w:t>
          </w:r>
        </w:p>
        <w:p w14:paraId="24D37498" w14:textId="77777777" w:rsidR="00D62541" w:rsidRDefault="00000000">
          <w:pPr>
            <w:pStyle w:val="TOC1"/>
            <w:tabs>
              <w:tab w:val="right" w:leader="dot" w:pos="9350"/>
            </w:tabs>
            <w:rPr>
              <w:noProof/>
            </w:rPr>
          </w:pPr>
          <w:r>
            <w:fldChar w:fldCharType="begin"/>
          </w:r>
          <w:r>
            <w:instrText>TOC \o "1-2" \h \z \u</w:instrText>
          </w:r>
          <w:r>
            <w:fldChar w:fldCharType="separate"/>
          </w:r>
          <w:hyperlink w:anchor="_Toc236327932" w:history="1">
            <w:r w:rsidR="00D62541" w:rsidRPr="006A3B18">
              <w:rPr>
                <w:rStyle w:val="Hyperlink"/>
                <w:noProof/>
              </w:rPr>
              <w:t>Algorithmic Governance, Urban Space, and Domicide</w:t>
            </w:r>
            <w:r w:rsidR="00D62541">
              <w:rPr>
                <w:noProof/>
                <w:webHidden/>
              </w:rPr>
              <w:tab/>
            </w:r>
            <w:r w:rsidR="00D62541">
              <w:rPr>
                <w:noProof/>
                <w:webHidden/>
              </w:rPr>
              <w:fldChar w:fldCharType="begin"/>
            </w:r>
            <w:r w:rsidR="00D62541">
              <w:rPr>
                <w:noProof/>
                <w:webHidden/>
              </w:rPr>
              <w:instrText xml:space="preserve"> PAGEREF _Toc236327932 \h </w:instrText>
            </w:r>
            <w:r w:rsidR="00D62541">
              <w:rPr>
                <w:noProof/>
                <w:webHidden/>
              </w:rPr>
            </w:r>
            <w:r w:rsidR="00D62541">
              <w:rPr>
                <w:noProof/>
                <w:webHidden/>
              </w:rPr>
              <w:fldChar w:fldCharType="separate"/>
            </w:r>
            <w:r w:rsidR="00D62541">
              <w:rPr>
                <w:noProof/>
                <w:webHidden/>
              </w:rPr>
              <w:t>2</w:t>
            </w:r>
            <w:r w:rsidR="00D62541">
              <w:rPr>
                <w:noProof/>
                <w:webHidden/>
              </w:rPr>
              <w:fldChar w:fldCharType="end"/>
            </w:r>
          </w:hyperlink>
        </w:p>
        <w:p w14:paraId="5F2CB94B" w14:textId="77777777" w:rsidR="00D62541" w:rsidRDefault="00D62541">
          <w:pPr>
            <w:pStyle w:val="TOC1"/>
            <w:tabs>
              <w:tab w:val="right" w:leader="dot" w:pos="9350"/>
            </w:tabs>
            <w:rPr>
              <w:noProof/>
            </w:rPr>
          </w:pPr>
          <w:hyperlink w:anchor="_Toc236327933" w:history="1">
            <w:r w:rsidRPr="006A3B18">
              <w:rPr>
                <w:rStyle w:val="Hyperlink"/>
                <w:noProof/>
              </w:rPr>
              <w:t>Chapter 1 — Introduction: The Algorithm and the City</w:t>
            </w:r>
            <w:r>
              <w:rPr>
                <w:noProof/>
                <w:webHidden/>
              </w:rPr>
              <w:tab/>
            </w:r>
            <w:r>
              <w:rPr>
                <w:noProof/>
                <w:webHidden/>
              </w:rPr>
              <w:fldChar w:fldCharType="begin"/>
            </w:r>
            <w:r>
              <w:rPr>
                <w:noProof/>
                <w:webHidden/>
              </w:rPr>
              <w:instrText xml:space="preserve"> PAGEREF _Toc236327933 \h </w:instrText>
            </w:r>
            <w:r>
              <w:rPr>
                <w:noProof/>
                <w:webHidden/>
              </w:rPr>
            </w:r>
            <w:r>
              <w:rPr>
                <w:noProof/>
                <w:webHidden/>
              </w:rPr>
              <w:fldChar w:fldCharType="separate"/>
            </w:r>
            <w:r>
              <w:rPr>
                <w:noProof/>
                <w:webHidden/>
              </w:rPr>
              <w:t>2</w:t>
            </w:r>
            <w:r>
              <w:rPr>
                <w:noProof/>
                <w:webHidden/>
              </w:rPr>
              <w:fldChar w:fldCharType="end"/>
            </w:r>
          </w:hyperlink>
        </w:p>
        <w:p w14:paraId="51CD566D" w14:textId="77777777" w:rsidR="00D62541" w:rsidRDefault="00D62541">
          <w:pPr>
            <w:pStyle w:val="TOC2"/>
            <w:tabs>
              <w:tab w:val="right" w:leader="dot" w:pos="9350"/>
            </w:tabs>
            <w:rPr>
              <w:noProof/>
            </w:rPr>
          </w:pPr>
          <w:hyperlink w:anchor="_Toc236327934" w:history="1">
            <w:r w:rsidRPr="006A3B18">
              <w:rPr>
                <w:rStyle w:val="Hyperlink"/>
                <w:noProof/>
              </w:rPr>
              <w:t>1.1 Smart Urbanism and the Oversight Gap</w:t>
            </w:r>
            <w:r>
              <w:rPr>
                <w:noProof/>
                <w:webHidden/>
              </w:rPr>
              <w:tab/>
            </w:r>
            <w:r>
              <w:rPr>
                <w:noProof/>
                <w:webHidden/>
              </w:rPr>
              <w:fldChar w:fldCharType="begin"/>
            </w:r>
            <w:r>
              <w:rPr>
                <w:noProof/>
                <w:webHidden/>
              </w:rPr>
              <w:instrText xml:space="preserve"> PAGEREF _Toc236327934 \h </w:instrText>
            </w:r>
            <w:r>
              <w:rPr>
                <w:noProof/>
                <w:webHidden/>
              </w:rPr>
            </w:r>
            <w:r>
              <w:rPr>
                <w:noProof/>
                <w:webHidden/>
              </w:rPr>
              <w:fldChar w:fldCharType="separate"/>
            </w:r>
            <w:r>
              <w:rPr>
                <w:noProof/>
                <w:webHidden/>
              </w:rPr>
              <w:t>2</w:t>
            </w:r>
            <w:r>
              <w:rPr>
                <w:noProof/>
                <w:webHidden/>
              </w:rPr>
              <w:fldChar w:fldCharType="end"/>
            </w:r>
          </w:hyperlink>
        </w:p>
        <w:p w14:paraId="4D7967D1" w14:textId="77777777" w:rsidR="00D62541" w:rsidRDefault="00D62541">
          <w:pPr>
            <w:pStyle w:val="TOC2"/>
            <w:tabs>
              <w:tab w:val="right" w:leader="dot" w:pos="9350"/>
            </w:tabs>
            <w:rPr>
              <w:noProof/>
            </w:rPr>
          </w:pPr>
          <w:hyperlink w:anchor="_Toc236327935" w:history="1">
            <w:r w:rsidRPr="006A3B18">
              <w:rPr>
                <w:rStyle w:val="Hyperlink"/>
                <w:noProof/>
              </w:rPr>
              <w:t>1.2 The Dual-Use Problem</w:t>
            </w:r>
            <w:r>
              <w:rPr>
                <w:noProof/>
                <w:webHidden/>
              </w:rPr>
              <w:tab/>
            </w:r>
            <w:r>
              <w:rPr>
                <w:noProof/>
                <w:webHidden/>
              </w:rPr>
              <w:fldChar w:fldCharType="begin"/>
            </w:r>
            <w:r>
              <w:rPr>
                <w:noProof/>
                <w:webHidden/>
              </w:rPr>
              <w:instrText xml:space="preserve"> PAGEREF _Toc236327935 \h </w:instrText>
            </w:r>
            <w:r>
              <w:rPr>
                <w:noProof/>
                <w:webHidden/>
              </w:rPr>
            </w:r>
            <w:r>
              <w:rPr>
                <w:noProof/>
                <w:webHidden/>
              </w:rPr>
              <w:fldChar w:fldCharType="separate"/>
            </w:r>
            <w:r>
              <w:rPr>
                <w:noProof/>
                <w:webHidden/>
              </w:rPr>
              <w:t>3</w:t>
            </w:r>
            <w:r>
              <w:rPr>
                <w:noProof/>
                <w:webHidden/>
              </w:rPr>
              <w:fldChar w:fldCharType="end"/>
            </w:r>
          </w:hyperlink>
        </w:p>
        <w:p w14:paraId="45909D0F" w14:textId="77777777" w:rsidR="00D62541" w:rsidRDefault="00D62541">
          <w:pPr>
            <w:pStyle w:val="TOC2"/>
            <w:tabs>
              <w:tab w:val="right" w:leader="dot" w:pos="9350"/>
            </w:tabs>
            <w:rPr>
              <w:noProof/>
            </w:rPr>
          </w:pPr>
          <w:hyperlink w:anchor="_Toc236327936" w:history="1">
            <w:r w:rsidRPr="006A3B18">
              <w:rPr>
                <w:rStyle w:val="Hyperlink"/>
                <w:noProof/>
              </w:rPr>
              <w:t>1.3 Research Questions and Structure</w:t>
            </w:r>
            <w:r>
              <w:rPr>
                <w:noProof/>
                <w:webHidden/>
              </w:rPr>
              <w:tab/>
            </w:r>
            <w:r>
              <w:rPr>
                <w:noProof/>
                <w:webHidden/>
              </w:rPr>
              <w:fldChar w:fldCharType="begin"/>
            </w:r>
            <w:r>
              <w:rPr>
                <w:noProof/>
                <w:webHidden/>
              </w:rPr>
              <w:instrText xml:space="preserve"> PAGEREF _Toc236327936 \h </w:instrText>
            </w:r>
            <w:r>
              <w:rPr>
                <w:noProof/>
                <w:webHidden/>
              </w:rPr>
            </w:r>
            <w:r>
              <w:rPr>
                <w:noProof/>
                <w:webHidden/>
              </w:rPr>
              <w:fldChar w:fldCharType="separate"/>
            </w:r>
            <w:r>
              <w:rPr>
                <w:noProof/>
                <w:webHidden/>
              </w:rPr>
              <w:t>4</w:t>
            </w:r>
            <w:r>
              <w:rPr>
                <w:noProof/>
                <w:webHidden/>
              </w:rPr>
              <w:fldChar w:fldCharType="end"/>
            </w:r>
          </w:hyperlink>
        </w:p>
        <w:p w14:paraId="57E62403" w14:textId="77777777" w:rsidR="00D62541" w:rsidRDefault="00D62541">
          <w:pPr>
            <w:pStyle w:val="TOC2"/>
            <w:tabs>
              <w:tab w:val="right" w:leader="dot" w:pos="9350"/>
            </w:tabs>
            <w:rPr>
              <w:noProof/>
            </w:rPr>
          </w:pPr>
          <w:hyperlink w:anchor="_Toc236327937" w:history="1">
            <w:r w:rsidRPr="006A3B18">
              <w:rPr>
                <w:rStyle w:val="Hyperlink"/>
                <w:noProof/>
              </w:rPr>
              <w:t>Reference list (for this chapter)</w:t>
            </w:r>
            <w:r>
              <w:rPr>
                <w:noProof/>
                <w:webHidden/>
              </w:rPr>
              <w:tab/>
            </w:r>
            <w:r>
              <w:rPr>
                <w:noProof/>
                <w:webHidden/>
              </w:rPr>
              <w:fldChar w:fldCharType="begin"/>
            </w:r>
            <w:r>
              <w:rPr>
                <w:noProof/>
                <w:webHidden/>
              </w:rPr>
              <w:instrText xml:space="preserve"> PAGEREF _Toc236327937 \h </w:instrText>
            </w:r>
            <w:r>
              <w:rPr>
                <w:noProof/>
                <w:webHidden/>
              </w:rPr>
            </w:r>
            <w:r>
              <w:rPr>
                <w:noProof/>
                <w:webHidden/>
              </w:rPr>
              <w:fldChar w:fldCharType="separate"/>
            </w:r>
            <w:r>
              <w:rPr>
                <w:noProof/>
                <w:webHidden/>
              </w:rPr>
              <w:t>5</w:t>
            </w:r>
            <w:r>
              <w:rPr>
                <w:noProof/>
                <w:webHidden/>
              </w:rPr>
              <w:fldChar w:fldCharType="end"/>
            </w:r>
          </w:hyperlink>
        </w:p>
        <w:p w14:paraId="33005F95" w14:textId="77777777" w:rsidR="00D62541" w:rsidRDefault="00D62541">
          <w:pPr>
            <w:pStyle w:val="TOC1"/>
            <w:tabs>
              <w:tab w:val="right" w:leader="dot" w:pos="9350"/>
            </w:tabs>
            <w:rPr>
              <w:noProof/>
            </w:rPr>
          </w:pPr>
          <w:hyperlink w:anchor="_Toc236327938" w:history="1">
            <w:r w:rsidRPr="006A3B18">
              <w:rPr>
                <w:rStyle w:val="Hyperlink"/>
                <w:noProof/>
              </w:rPr>
              <w:t>Chapter 2 — Theoretical Framework</w:t>
            </w:r>
            <w:r>
              <w:rPr>
                <w:noProof/>
                <w:webHidden/>
              </w:rPr>
              <w:tab/>
            </w:r>
            <w:r>
              <w:rPr>
                <w:noProof/>
                <w:webHidden/>
              </w:rPr>
              <w:fldChar w:fldCharType="begin"/>
            </w:r>
            <w:r>
              <w:rPr>
                <w:noProof/>
                <w:webHidden/>
              </w:rPr>
              <w:instrText xml:space="preserve"> PAGEREF _Toc236327938 \h </w:instrText>
            </w:r>
            <w:r>
              <w:rPr>
                <w:noProof/>
                <w:webHidden/>
              </w:rPr>
            </w:r>
            <w:r>
              <w:rPr>
                <w:noProof/>
                <w:webHidden/>
              </w:rPr>
              <w:fldChar w:fldCharType="separate"/>
            </w:r>
            <w:r>
              <w:rPr>
                <w:noProof/>
                <w:webHidden/>
              </w:rPr>
              <w:t>6</w:t>
            </w:r>
            <w:r>
              <w:rPr>
                <w:noProof/>
                <w:webHidden/>
              </w:rPr>
              <w:fldChar w:fldCharType="end"/>
            </w:r>
          </w:hyperlink>
        </w:p>
        <w:p w14:paraId="305F9E76" w14:textId="77777777" w:rsidR="00D62541" w:rsidRDefault="00D62541">
          <w:pPr>
            <w:pStyle w:val="TOC2"/>
            <w:tabs>
              <w:tab w:val="right" w:leader="dot" w:pos="9350"/>
            </w:tabs>
            <w:rPr>
              <w:noProof/>
            </w:rPr>
          </w:pPr>
          <w:hyperlink w:anchor="_Toc236327939" w:history="1">
            <w:r w:rsidRPr="006A3B18">
              <w:rPr>
                <w:rStyle w:val="Hyperlink"/>
                <w:noProof/>
              </w:rPr>
              <w:t>2.1 Assembling the Framework</w:t>
            </w:r>
            <w:r>
              <w:rPr>
                <w:noProof/>
                <w:webHidden/>
              </w:rPr>
              <w:tab/>
            </w:r>
            <w:r>
              <w:rPr>
                <w:noProof/>
                <w:webHidden/>
              </w:rPr>
              <w:fldChar w:fldCharType="begin"/>
            </w:r>
            <w:r>
              <w:rPr>
                <w:noProof/>
                <w:webHidden/>
              </w:rPr>
              <w:instrText xml:space="preserve"> PAGEREF _Toc236327939 \h </w:instrText>
            </w:r>
            <w:r>
              <w:rPr>
                <w:noProof/>
                <w:webHidden/>
              </w:rPr>
            </w:r>
            <w:r>
              <w:rPr>
                <w:noProof/>
                <w:webHidden/>
              </w:rPr>
              <w:fldChar w:fldCharType="separate"/>
            </w:r>
            <w:r>
              <w:rPr>
                <w:noProof/>
                <w:webHidden/>
              </w:rPr>
              <w:t>6</w:t>
            </w:r>
            <w:r>
              <w:rPr>
                <w:noProof/>
                <w:webHidden/>
              </w:rPr>
              <w:fldChar w:fldCharType="end"/>
            </w:r>
          </w:hyperlink>
        </w:p>
        <w:p w14:paraId="5F4EEBB5" w14:textId="77777777" w:rsidR="00D62541" w:rsidRDefault="00D62541">
          <w:pPr>
            <w:pStyle w:val="TOC2"/>
            <w:tabs>
              <w:tab w:val="right" w:leader="dot" w:pos="9350"/>
            </w:tabs>
            <w:rPr>
              <w:noProof/>
            </w:rPr>
          </w:pPr>
          <w:hyperlink w:anchor="_Toc236327940" w:history="1">
            <w:r w:rsidRPr="006A3B18">
              <w:rPr>
                <w:rStyle w:val="Hyperlink"/>
                <w:noProof/>
              </w:rPr>
              <w:t>2.2 Arrow: Information Goods and Structural Dual-Use</w:t>
            </w:r>
            <w:r>
              <w:rPr>
                <w:noProof/>
                <w:webHidden/>
              </w:rPr>
              <w:tab/>
            </w:r>
            <w:r>
              <w:rPr>
                <w:noProof/>
                <w:webHidden/>
              </w:rPr>
              <w:fldChar w:fldCharType="begin"/>
            </w:r>
            <w:r>
              <w:rPr>
                <w:noProof/>
                <w:webHidden/>
              </w:rPr>
              <w:instrText xml:space="preserve"> PAGEREF _Toc236327940 \h </w:instrText>
            </w:r>
            <w:r>
              <w:rPr>
                <w:noProof/>
                <w:webHidden/>
              </w:rPr>
            </w:r>
            <w:r>
              <w:rPr>
                <w:noProof/>
                <w:webHidden/>
              </w:rPr>
              <w:fldChar w:fldCharType="separate"/>
            </w:r>
            <w:r>
              <w:rPr>
                <w:noProof/>
                <w:webHidden/>
              </w:rPr>
              <w:t>7</w:t>
            </w:r>
            <w:r>
              <w:rPr>
                <w:noProof/>
                <w:webHidden/>
              </w:rPr>
              <w:fldChar w:fldCharType="end"/>
            </w:r>
          </w:hyperlink>
        </w:p>
        <w:p w14:paraId="71B56C99" w14:textId="77777777" w:rsidR="00D62541" w:rsidRDefault="00D62541">
          <w:pPr>
            <w:pStyle w:val="TOC2"/>
            <w:tabs>
              <w:tab w:val="right" w:leader="dot" w:pos="9350"/>
            </w:tabs>
            <w:rPr>
              <w:noProof/>
            </w:rPr>
          </w:pPr>
          <w:hyperlink w:anchor="_Toc236327941" w:history="1">
            <w:r w:rsidRPr="006A3B18">
              <w:rPr>
                <w:rStyle w:val="Hyperlink"/>
                <w:noProof/>
              </w:rPr>
              <w:t>2.3 Deleuze: From Discipline to Control</w:t>
            </w:r>
            <w:r>
              <w:rPr>
                <w:noProof/>
                <w:webHidden/>
              </w:rPr>
              <w:tab/>
            </w:r>
            <w:r>
              <w:rPr>
                <w:noProof/>
                <w:webHidden/>
              </w:rPr>
              <w:fldChar w:fldCharType="begin"/>
            </w:r>
            <w:r>
              <w:rPr>
                <w:noProof/>
                <w:webHidden/>
              </w:rPr>
              <w:instrText xml:space="preserve"> PAGEREF _Toc236327941 \h </w:instrText>
            </w:r>
            <w:r>
              <w:rPr>
                <w:noProof/>
                <w:webHidden/>
              </w:rPr>
            </w:r>
            <w:r>
              <w:rPr>
                <w:noProof/>
                <w:webHidden/>
              </w:rPr>
              <w:fldChar w:fldCharType="separate"/>
            </w:r>
            <w:r>
              <w:rPr>
                <w:noProof/>
                <w:webHidden/>
              </w:rPr>
              <w:t>8</w:t>
            </w:r>
            <w:r>
              <w:rPr>
                <w:noProof/>
                <w:webHidden/>
              </w:rPr>
              <w:fldChar w:fldCharType="end"/>
            </w:r>
          </w:hyperlink>
        </w:p>
        <w:p w14:paraId="58140E5C" w14:textId="77777777" w:rsidR="00D62541" w:rsidRDefault="00D62541">
          <w:pPr>
            <w:pStyle w:val="TOC2"/>
            <w:tabs>
              <w:tab w:val="right" w:leader="dot" w:pos="9350"/>
            </w:tabs>
            <w:rPr>
              <w:noProof/>
            </w:rPr>
          </w:pPr>
          <w:hyperlink w:anchor="_Toc236327942" w:history="1">
            <w:r w:rsidRPr="006A3B18">
              <w:rPr>
                <w:rStyle w:val="Hyperlink"/>
                <w:noProof/>
              </w:rPr>
              <w:t>2.4 De Landa: Machinic Assemblages and the Targetable City</w:t>
            </w:r>
            <w:r>
              <w:rPr>
                <w:noProof/>
                <w:webHidden/>
              </w:rPr>
              <w:tab/>
            </w:r>
            <w:r>
              <w:rPr>
                <w:noProof/>
                <w:webHidden/>
              </w:rPr>
              <w:fldChar w:fldCharType="begin"/>
            </w:r>
            <w:r>
              <w:rPr>
                <w:noProof/>
                <w:webHidden/>
              </w:rPr>
              <w:instrText xml:space="preserve"> PAGEREF _Toc236327942 \h </w:instrText>
            </w:r>
            <w:r>
              <w:rPr>
                <w:noProof/>
                <w:webHidden/>
              </w:rPr>
            </w:r>
            <w:r>
              <w:rPr>
                <w:noProof/>
                <w:webHidden/>
              </w:rPr>
              <w:fldChar w:fldCharType="separate"/>
            </w:r>
            <w:r>
              <w:rPr>
                <w:noProof/>
                <w:webHidden/>
              </w:rPr>
              <w:t>9</w:t>
            </w:r>
            <w:r>
              <w:rPr>
                <w:noProof/>
                <w:webHidden/>
              </w:rPr>
              <w:fldChar w:fldCharType="end"/>
            </w:r>
          </w:hyperlink>
        </w:p>
        <w:p w14:paraId="1477C51A" w14:textId="77777777" w:rsidR="00D62541" w:rsidRDefault="00D62541">
          <w:pPr>
            <w:pStyle w:val="TOC2"/>
            <w:tabs>
              <w:tab w:val="right" w:leader="dot" w:pos="9350"/>
            </w:tabs>
            <w:rPr>
              <w:noProof/>
            </w:rPr>
          </w:pPr>
          <w:hyperlink w:anchor="_Toc236327943" w:history="1">
            <w:r w:rsidRPr="006A3B18">
              <w:rPr>
                <w:rStyle w:val="Hyperlink"/>
                <w:noProof/>
              </w:rPr>
              <w:t>2.5 Michael: Epistemic Authority Through Data</w:t>
            </w:r>
            <w:r>
              <w:rPr>
                <w:noProof/>
                <w:webHidden/>
              </w:rPr>
              <w:tab/>
            </w:r>
            <w:r>
              <w:rPr>
                <w:noProof/>
                <w:webHidden/>
              </w:rPr>
              <w:fldChar w:fldCharType="begin"/>
            </w:r>
            <w:r>
              <w:rPr>
                <w:noProof/>
                <w:webHidden/>
              </w:rPr>
              <w:instrText xml:space="preserve"> PAGEREF _Toc236327943 \h </w:instrText>
            </w:r>
            <w:r>
              <w:rPr>
                <w:noProof/>
                <w:webHidden/>
              </w:rPr>
            </w:r>
            <w:r>
              <w:rPr>
                <w:noProof/>
                <w:webHidden/>
              </w:rPr>
              <w:fldChar w:fldCharType="separate"/>
            </w:r>
            <w:r>
              <w:rPr>
                <w:noProof/>
                <w:webHidden/>
              </w:rPr>
              <w:t>10</w:t>
            </w:r>
            <w:r>
              <w:rPr>
                <w:noProof/>
                <w:webHidden/>
              </w:rPr>
              <w:fldChar w:fldCharType="end"/>
            </w:r>
          </w:hyperlink>
        </w:p>
        <w:p w14:paraId="51D13C94" w14:textId="77777777" w:rsidR="00D62541" w:rsidRDefault="00D62541">
          <w:pPr>
            <w:pStyle w:val="TOC2"/>
            <w:tabs>
              <w:tab w:val="right" w:leader="dot" w:pos="9350"/>
            </w:tabs>
            <w:rPr>
              <w:noProof/>
            </w:rPr>
          </w:pPr>
          <w:hyperlink w:anchor="_Toc236327944" w:history="1">
            <w:r w:rsidRPr="006A3B18">
              <w:rPr>
                <w:rStyle w:val="Hyperlink"/>
                <w:noProof/>
              </w:rPr>
              <w:t>2.6 King, Graham, and Weizman: Domicide, Urbicide, Vertical Sovereignty</w:t>
            </w:r>
            <w:r>
              <w:rPr>
                <w:noProof/>
                <w:webHidden/>
              </w:rPr>
              <w:tab/>
            </w:r>
            <w:r>
              <w:rPr>
                <w:noProof/>
                <w:webHidden/>
              </w:rPr>
              <w:fldChar w:fldCharType="begin"/>
            </w:r>
            <w:r>
              <w:rPr>
                <w:noProof/>
                <w:webHidden/>
              </w:rPr>
              <w:instrText xml:space="preserve"> PAGEREF _Toc236327944 \h </w:instrText>
            </w:r>
            <w:r>
              <w:rPr>
                <w:noProof/>
                <w:webHidden/>
              </w:rPr>
            </w:r>
            <w:r>
              <w:rPr>
                <w:noProof/>
                <w:webHidden/>
              </w:rPr>
              <w:fldChar w:fldCharType="separate"/>
            </w:r>
            <w:r>
              <w:rPr>
                <w:noProof/>
                <w:webHidden/>
              </w:rPr>
              <w:t>11</w:t>
            </w:r>
            <w:r>
              <w:rPr>
                <w:noProof/>
                <w:webHidden/>
              </w:rPr>
              <w:fldChar w:fldCharType="end"/>
            </w:r>
          </w:hyperlink>
        </w:p>
        <w:p w14:paraId="630DD434" w14:textId="77777777" w:rsidR="00D62541" w:rsidRDefault="00D62541">
          <w:pPr>
            <w:pStyle w:val="TOC2"/>
            <w:tabs>
              <w:tab w:val="right" w:leader="dot" w:pos="9350"/>
            </w:tabs>
            <w:rPr>
              <w:noProof/>
            </w:rPr>
          </w:pPr>
          <w:hyperlink w:anchor="_Toc236327945" w:history="1">
            <w:r w:rsidRPr="006A3B18">
              <w:rPr>
                <w:rStyle w:val="Hyperlink"/>
                <w:noProof/>
              </w:rPr>
              <w:t>2.7 Synthesis: The Analytical Lens</w:t>
            </w:r>
            <w:r>
              <w:rPr>
                <w:noProof/>
                <w:webHidden/>
              </w:rPr>
              <w:tab/>
            </w:r>
            <w:r>
              <w:rPr>
                <w:noProof/>
                <w:webHidden/>
              </w:rPr>
              <w:fldChar w:fldCharType="begin"/>
            </w:r>
            <w:r>
              <w:rPr>
                <w:noProof/>
                <w:webHidden/>
              </w:rPr>
              <w:instrText xml:space="preserve"> PAGEREF _Toc236327945 \h </w:instrText>
            </w:r>
            <w:r>
              <w:rPr>
                <w:noProof/>
                <w:webHidden/>
              </w:rPr>
            </w:r>
            <w:r>
              <w:rPr>
                <w:noProof/>
                <w:webHidden/>
              </w:rPr>
              <w:fldChar w:fldCharType="separate"/>
            </w:r>
            <w:r>
              <w:rPr>
                <w:noProof/>
                <w:webHidden/>
              </w:rPr>
              <w:t>12</w:t>
            </w:r>
            <w:r>
              <w:rPr>
                <w:noProof/>
                <w:webHidden/>
              </w:rPr>
              <w:fldChar w:fldCharType="end"/>
            </w:r>
          </w:hyperlink>
        </w:p>
        <w:p w14:paraId="2492B1F3" w14:textId="77777777" w:rsidR="00D62541" w:rsidRDefault="00D62541">
          <w:pPr>
            <w:pStyle w:val="TOC2"/>
            <w:tabs>
              <w:tab w:val="right" w:leader="dot" w:pos="9350"/>
            </w:tabs>
            <w:rPr>
              <w:noProof/>
            </w:rPr>
          </w:pPr>
          <w:hyperlink w:anchor="_Toc236327946" w:history="1">
            <w:r w:rsidRPr="006A3B18">
              <w:rPr>
                <w:rStyle w:val="Hyperlink"/>
                <w:noProof/>
              </w:rPr>
              <w:t>Reference list (for this chapter)</w:t>
            </w:r>
            <w:r>
              <w:rPr>
                <w:noProof/>
                <w:webHidden/>
              </w:rPr>
              <w:tab/>
            </w:r>
            <w:r>
              <w:rPr>
                <w:noProof/>
                <w:webHidden/>
              </w:rPr>
              <w:fldChar w:fldCharType="begin"/>
            </w:r>
            <w:r>
              <w:rPr>
                <w:noProof/>
                <w:webHidden/>
              </w:rPr>
              <w:instrText xml:space="preserve"> PAGEREF _Toc236327946 \h </w:instrText>
            </w:r>
            <w:r>
              <w:rPr>
                <w:noProof/>
                <w:webHidden/>
              </w:rPr>
            </w:r>
            <w:r>
              <w:rPr>
                <w:noProof/>
                <w:webHidden/>
              </w:rPr>
              <w:fldChar w:fldCharType="separate"/>
            </w:r>
            <w:r>
              <w:rPr>
                <w:noProof/>
                <w:webHidden/>
              </w:rPr>
              <w:t>14</w:t>
            </w:r>
            <w:r>
              <w:rPr>
                <w:noProof/>
                <w:webHidden/>
              </w:rPr>
              <w:fldChar w:fldCharType="end"/>
            </w:r>
          </w:hyperlink>
        </w:p>
        <w:p w14:paraId="2AC16FB3" w14:textId="77777777" w:rsidR="00D62541" w:rsidRDefault="00D62541">
          <w:pPr>
            <w:pStyle w:val="TOC1"/>
            <w:tabs>
              <w:tab w:val="right" w:leader="dot" w:pos="9350"/>
            </w:tabs>
            <w:rPr>
              <w:noProof/>
            </w:rPr>
          </w:pPr>
          <w:hyperlink w:anchor="_Toc236327947" w:history="1">
            <w:r w:rsidRPr="006A3B18">
              <w:rPr>
                <w:rStyle w:val="Hyperlink"/>
                <w:noProof/>
              </w:rPr>
              <w:t>Chapter 3 — Methodology: A Systematic Mapping of the Literature on Algorithmisation, 1990–2025</w:t>
            </w:r>
            <w:r>
              <w:rPr>
                <w:noProof/>
                <w:webHidden/>
              </w:rPr>
              <w:tab/>
            </w:r>
            <w:r>
              <w:rPr>
                <w:noProof/>
                <w:webHidden/>
              </w:rPr>
              <w:fldChar w:fldCharType="begin"/>
            </w:r>
            <w:r>
              <w:rPr>
                <w:noProof/>
                <w:webHidden/>
              </w:rPr>
              <w:instrText xml:space="preserve"> PAGEREF _Toc236327947 \h </w:instrText>
            </w:r>
            <w:r>
              <w:rPr>
                <w:noProof/>
                <w:webHidden/>
              </w:rPr>
            </w:r>
            <w:r>
              <w:rPr>
                <w:noProof/>
                <w:webHidden/>
              </w:rPr>
              <w:fldChar w:fldCharType="separate"/>
            </w:r>
            <w:r>
              <w:rPr>
                <w:noProof/>
                <w:webHidden/>
              </w:rPr>
              <w:t>15</w:t>
            </w:r>
            <w:r>
              <w:rPr>
                <w:noProof/>
                <w:webHidden/>
              </w:rPr>
              <w:fldChar w:fldCharType="end"/>
            </w:r>
          </w:hyperlink>
        </w:p>
        <w:p w14:paraId="59E6F740" w14:textId="77777777" w:rsidR="00D62541" w:rsidRDefault="00D62541">
          <w:pPr>
            <w:pStyle w:val="TOC2"/>
            <w:tabs>
              <w:tab w:val="right" w:leader="dot" w:pos="9350"/>
            </w:tabs>
            <w:rPr>
              <w:noProof/>
            </w:rPr>
          </w:pPr>
          <w:hyperlink w:anchor="_Toc236327948" w:history="1">
            <w:r w:rsidRPr="006A3B18">
              <w:rPr>
                <w:rStyle w:val="Hyperlink"/>
                <w:noProof/>
              </w:rPr>
              <w:t>3.1 Review Design</w:t>
            </w:r>
            <w:r>
              <w:rPr>
                <w:noProof/>
                <w:webHidden/>
              </w:rPr>
              <w:tab/>
            </w:r>
            <w:r>
              <w:rPr>
                <w:noProof/>
                <w:webHidden/>
              </w:rPr>
              <w:fldChar w:fldCharType="begin"/>
            </w:r>
            <w:r>
              <w:rPr>
                <w:noProof/>
                <w:webHidden/>
              </w:rPr>
              <w:instrText xml:space="preserve"> PAGEREF _Toc236327948 \h </w:instrText>
            </w:r>
            <w:r>
              <w:rPr>
                <w:noProof/>
                <w:webHidden/>
              </w:rPr>
            </w:r>
            <w:r>
              <w:rPr>
                <w:noProof/>
                <w:webHidden/>
              </w:rPr>
              <w:fldChar w:fldCharType="separate"/>
            </w:r>
            <w:r>
              <w:rPr>
                <w:noProof/>
                <w:webHidden/>
              </w:rPr>
              <w:t>15</w:t>
            </w:r>
            <w:r>
              <w:rPr>
                <w:noProof/>
                <w:webHidden/>
              </w:rPr>
              <w:fldChar w:fldCharType="end"/>
            </w:r>
          </w:hyperlink>
        </w:p>
        <w:p w14:paraId="0CA82832" w14:textId="77777777" w:rsidR="00D62541" w:rsidRDefault="00D62541">
          <w:pPr>
            <w:pStyle w:val="TOC2"/>
            <w:tabs>
              <w:tab w:val="right" w:leader="dot" w:pos="9350"/>
            </w:tabs>
            <w:rPr>
              <w:noProof/>
            </w:rPr>
          </w:pPr>
          <w:hyperlink w:anchor="_Toc236327949" w:history="1">
            <w:r w:rsidRPr="006A3B18">
              <w:rPr>
                <w:rStyle w:val="Hyperlink"/>
                <w:noProof/>
              </w:rPr>
              <w:t>3.2 Conceptual Scope and Research Questions</w:t>
            </w:r>
            <w:r>
              <w:rPr>
                <w:noProof/>
                <w:webHidden/>
              </w:rPr>
              <w:tab/>
            </w:r>
            <w:r>
              <w:rPr>
                <w:noProof/>
                <w:webHidden/>
              </w:rPr>
              <w:fldChar w:fldCharType="begin"/>
            </w:r>
            <w:r>
              <w:rPr>
                <w:noProof/>
                <w:webHidden/>
              </w:rPr>
              <w:instrText xml:space="preserve"> PAGEREF _Toc236327949 \h </w:instrText>
            </w:r>
            <w:r>
              <w:rPr>
                <w:noProof/>
                <w:webHidden/>
              </w:rPr>
            </w:r>
            <w:r>
              <w:rPr>
                <w:noProof/>
                <w:webHidden/>
              </w:rPr>
              <w:fldChar w:fldCharType="separate"/>
            </w:r>
            <w:r>
              <w:rPr>
                <w:noProof/>
                <w:webHidden/>
              </w:rPr>
              <w:t>15</w:t>
            </w:r>
            <w:r>
              <w:rPr>
                <w:noProof/>
                <w:webHidden/>
              </w:rPr>
              <w:fldChar w:fldCharType="end"/>
            </w:r>
          </w:hyperlink>
        </w:p>
        <w:p w14:paraId="2A1AC6C1" w14:textId="77777777" w:rsidR="00D62541" w:rsidRDefault="00D62541">
          <w:pPr>
            <w:pStyle w:val="TOC2"/>
            <w:tabs>
              <w:tab w:val="right" w:leader="dot" w:pos="9350"/>
            </w:tabs>
            <w:rPr>
              <w:noProof/>
            </w:rPr>
          </w:pPr>
          <w:hyperlink w:anchor="_Toc236327950" w:history="1">
            <w:r w:rsidRPr="006A3B18">
              <w:rPr>
                <w:rStyle w:val="Hyperlink"/>
                <w:noProof/>
              </w:rPr>
              <w:t>3.3 Search Strategy</w:t>
            </w:r>
            <w:r>
              <w:rPr>
                <w:noProof/>
                <w:webHidden/>
              </w:rPr>
              <w:tab/>
            </w:r>
            <w:r>
              <w:rPr>
                <w:noProof/>
                <w:webHidden/>
              </w:rPr>
              <w:fldChar w:fldCharType="begin"/>
            </w:r>
            <w:r>
              <w:rPr>
                <w:noProof/>
                <w:webHidden/>
              </w:rPr>
              <w:instrText xml:space="preserve"> PAGEREF _Toc236327950 \h </w:instrText>
            </w:r>
            <w:r>
              <w:rPr>
                <w:noProof/>
                <w:webHidden/>
              </w:rPr>
            </w:r>
            <w:r>
              <w:rPr>
                <w:noProof/>
                <w:webHidden/>
              </w:rPr>
              <w:fldChar w:fldCharType="separate"/>
            </w:r>
            <w:r>
              <w:rPr>
                <w:noProof/>
                <w:webHidden/>
              </w:rPr>
              <w:t>16</w:t>
            </w:r>
            <w:r>
              <w:rPr>
                <w:noProof/>
                <w:webHidden/>
              </w:rPr>
              <w:fldChar w:fldCharType="end"/>
            </w:r>
          </w:hyperlink>
        </w:p>
        <w:p w14:paraId="6047A39E" w14:textId="77777777" w:rsidR="00D62541" w:rsidRDefault="00D62541">
          <w:pPr>
            <w:pStyle w:val="TOC2"/>
            <w:tabs>
              <w:tab w:val="right" w:leader="dot" w:pos="9350"/>
            </w:tabs>
            <w:rPr>
              <w:noProof/>
            </w:rPr>
          </w:pPr>
          <w:hyperlink w:anchor="_Toc236327951" w:history="1">
            <w:r w:rsidRPr="006A3B18">
              <w:rPr>
                <w:rStyle w:val="Hyperlink"/>
                <w:noProof/>
              </w:rPr>
              <w:t>3.4 Screening and Selection</w:t>
            </w:r>
            <w:r>
              <w:rPr>
                <w:noProof/>
                <w:webHidden/>
              </w:rPr>
              <w:tab/>
            </w:r>
            <w:r>
              <w:rPr>
                <w:noProof/>
                <w:webHidden/>
              </w:rPr>
              <w:fldChar w:fldCharType="begin"/>
            </w:r>
            <w:r>
              <w:rPr>
                <w:noProof/>
                <w:webHidden/>
              </w:rPr>
              <w:instrText xml:space="preserve"> PAGEREF _Toc236327951 \h </w:instrText>
            </w:r>
            <w:r>
              <w:rPr>
                <w:noProof/>
                <w:webHidden/>
              </w:rPr>
            </w:r>
            <w:r>
              <w:rPr>
                <w:noProof/>
                <w:webHidden/>
              </w:rPr>
              <w:fldChar w:fldCharType="separate"/>
            </w:r>
            <w:r>
              <w:rPr>
                <w:noProof/>
                <w:webHidden/>
              </w:rPr>
              <w:t>19</w:t>
            </w:r>
            <w:r>
              <w:rPr>
                <w:noProof/>
                <w:webHidden/>
              </w:rPr>
              <w:fldChar w:fldCharType="end"/>
            </w:r>
          </w:hyperlink>
        </w:p>
        <w:p w14:paraId="375CC582" w14:textId="77777777" w:rsidR="00D62541" w:rsidRDefault="00D62541">
          <w:pPr>
            <w:pStyle w:val="TOC2"/>
            <w:tabs>
              <w:tab w:val="right" w:leader="dot" w:pos="9350"/>
            </w:tabs>
            <w:rPr>
              <w:noProof/>
            </w:rPr>
          </w:pPr>
          <w:hyperlink w:anchor="_Toc236327952" w:history="1">
            <w:r w:rsidRPr="006A3B18">
              <w:rPr>
                <w:rStyle w:val="Hyperlink"/>
                <w:noProof/>
              </w:rPr>
              <w:t>3.5 Full-Text Retrieval and Thematic Coding</w:t>
            </w:r>
            <w:r>
              <w:rPr>
                <w:noProof/>
                <w:webHidden/>
              </w:rPr>
              <w:tab/>
            </w:r>
            <w:r>
              <w:rPr>
                <w:noProof/>
                <w:webHidden/>
              </w:rPr>
              <w:fldChar w:fldCharType="begin"/>
            </w:r>
            <w:r>
              <w:rPr>
                <w:noProof/>
                <w:webHidden/>
              </w:rPr>
              <w:instrText xml:space="preserve"> PAGEREF _Toc236327952 \h </w:instrText>
            </w:r>
            <w:r>
              <w:rPr>
                <w:noProof/>
                <w:webHidden/>
              </w:rPr>
            </w:r>
            <w:r>
              <w:rPr>
                <w:noProof/>
                <w:webHidden/>
              </w:rPr>
              <w:fldChar w:fldCharType="separate"/>
            </w:r>
            <w:r>
              <w:rPr>
                <w:noProof/>
                <w:webHidden/>
              </w:rPr>
              <w:t>20</w:t>
            </w:r>
            <w:r>
              <w:rPr>
                <w:noProof/>
                <w:webHidden/>
              </w:rPr>
              <w:fldChar w:fldCharType="end"/>
            </w:r>
          </w:hyperlink>
        </w:p>
        <w:p w14:paraId="7D11CF49" w14:textId="77777777" w:rsidR="00D62541" w:rsidRDefault="00D62541">
          <w:pPr>
            <w:pStyle w:val="TOC2"/>
            <w:tabs>
              <w:tab w:val="right" w:leader="dot" w:pos="9350"/>
            </w:tabs>
            <w:rPr>
              <w:noProof/>
            </w:rPr>
          </w:pPr>
          <w:hyperlink w:anchor="_Toc236327953" w:history="1">
            <w:r w:rsidRPr="006A3B18">
              <w:rPr>
                <w:rStyle w:val="Hyperlink"/>
                <w:noProof/>
              </w:rPr>
              <w:t>3.6 Synthesis Approach and Limitations</w:t>
            </w:r>
            <w:r>
              <w:rPr>
                <w:noProof/>
                <w:webHidden/>
              </w:rPr>
              <w:tab/>
            </w:r>
            <w:r>
              <w:rPr>
                <w:noProof/>
                <w:webHidden/>
              </w:rPr>
              <w:fldChar w:fldCharType="begin"/>
            </w:r>
            <w:r>
              <w:rPr>
                <w:noProof/>
                <w:webHidden/>
              </w:rPr>
              <w:instrText xml:space="preserve"> PAGEREF _Toc236327953 \h </w:instrText>
            </w:r>
            <w:r>
              <w:rPr>
                <w:noProof/>
                <w:webHidden/>
              </w:rPr>
            </w:r>
            <w:r>
              <w:rPr>
                <w:noProof/>
                <w:webHidden/>
              </w:rPr>
              <w:fldChar w:fldCharType="separate"/>
            </w:r>
            <w:r>
              <w:rPr>
                <w:noProof/>
                <w:webHidden/>
              </w:rPr>
              <w:t>21</w:t>
            </w:r>
            <w:r>
              <w:rPr>
                <w:noProof/>
                <w:webHidden/>
              </w:rPr>
              <w:fldChar w:fldCharType="end"/>
            </w:r>
          </w:hyperlink>
        </w:p>
        <w:p w14:paraId="2F4A132A" w14:textId="77777777" w:rsidR="00D62541" w:rsidRDefault="00D62541">
          <w:pPr>
            <w:pStyle w:val="TOC2"/>
            <w:tabs>
              <w:tab w:val="right" w:leader="dot" w:pos="9350"/>
            </w:tabs>
            <w:rPr>
              <w:noProof/>
            </w:rPr>
          </w:pPr>
          <w:hyperlink w:anchor="_Toc236327954" w:history="1">
            <w:r w:rsidRPr="006A3B18">
              <w:rPr>
                <w:rStyle w:val="Hyperlink"/>
                <w:noProof/>
              </w:rPr>
              <w:t>Figure 3.1 — PRISMA flow diagram</w:t>
            </w:r>
            <w:r>
              <w:rPr>
                <w:noProof/>
                <w:webHidden/>
              </w:rPr>
              <w:tab/>
            </w:r>
            <w:r>
              <w:rPr>
                <w:noProof/>
                <w:webHidden/>
              </w:rPr>
              <w:fldChar w:fldCharType="begin"/>
            </w:r>
            <w:r>
              <w:rPr>
                <w:noProof/>
                <w:webHidden/>
              </w:rPr>
              <w:instrText xml:space="preserve"> PAGEREF _Toc236327954 \h </w:instrText>
            </w:r>
            <w:r>
              <w:rPr>
                <w:noProof/>
                <w:webHidden/>
              </w:rPr>
            </w:r>
            <w:r>
              <w:rPr>
                <w:noProof/>
                <w:webHidden/>
              </w:rPr>
              <w:fldChar w:fldCharType="separate"/>
            </w:r>
            <w:r>
              <w:rPr>
                <w:noProof/>
                <w:webHidden/>
              </w:rPr>
              <w:t>23</w:t>
            </w:r>
            <w:r>
              <w:rPr>
                <w:noProof/>
                <w:webHidden/>
              </w:rPr>
              <w:fldChar w:fldCharType="end"/>
            </w:r>
          </w:hyperlink>
        </w:p>
        <w:p w14:paraId="47CDFE9C" w14:textId="77777777" w:rsidR="00D62541" w:rsidRDefault="00D62541">
          <w:pPr>
            <w:pStyle w:val="TOC2"/>
            <w:tabs>
              <w:tab w:val="right" w:leader="dot" w:pos="9350"/>
            </w:tabs>
            <w:rPr>
              <w:noProof/>
            </w:rPr>
          </w:pPr>
          <w:hyperlink w:anchor="_Toc236327955" w:history="1">
            <w:r w:rsidRPr="006A3B18">
              <w:rPr>
                <w:rStyle w:val="Hyperlink"/>
                <w:noProof/>
              </w:rPr>
              <w:t>Reference list (for this chapter)</w:t>
            </w:r>
            <w:r>
              <w:rPr>
                <w:noProof/>
                <w:webHidden/>
              </w:rPr>
              <w:tab/>
            </w:r>
            <w:r>
              <w:rPr>
                <w:noProof/>
                <w:webHidden/>
              </w:rPr>
              <w:fldChar w:fldCharType="begin"/>
            </w:r>
            <w:r>
              <w:rPr>
                <w:noProof/>
                <w:webHidden/>
              </w:rPr>
              <w:instrText xml:space="preserve"> PAGEREF _Toc236327955 \h </w:instrText>
            </w:r>
            <w:r>
              <w:rPr>
                <w:noProof/>
                <w:webHidden/>
              </w:rPr>
            </w:r>
            <w:r>
              <w:rPr>
                <w:noProof/>
                <w:webHidden/>
              </w:rPr>
              <w:fldChar w:fldCharType="separate"/>
            </w:r>
            <w:r>
              <w:rPr>
                <w:noProof/>
                <w:webHidden/>
              </w:rPr>
              <w:t>23</w:t>
            </w:r>
            <w:r>
              <w:rPr>
                <w:noProof/>
                <w:webHidden/>
              </w:rPr>
              <w:fldChar w:fldCharType="end"/>
            </w:r>
          </w:hyperlink>
        </w:p>
        <w:p w14:paraId="44AD8408" w14:textId="77777777" w:rsidR="00D62541" w:rsidRDefault="00D62541">
          <w:pPr>
            <w:pStyle w:val="TOC1"/>
            <w:tabs>
              <w:tab w:val="right" w:leader="dot" w:pos="9350"/>
            </w:tabs>
            <w:rPr>
              <w:noProof/>
            </w:rPr>
          </w:pPr>
          <w:hyperlink w:anchor="_Toc236327956" w:history="1">
            <w:r w:rsidRPr="006A3B18">
              <w:rPr>
                <w:rStyle w:val="Hyperlink"/>
                <w:noProof/>
              </w:rPr>
              <w:t>Chapter 4 — Findings: The Systematic Map</w:t>
            </w:r>
            <w:r>
              <w:rPr>
                <w:noProof/>
                <w:webHidden/>
              </w:rPr>
              <w:tab/>
            </w:r>
            <w:r>
              <w:rPr>
                <w:noProof/>
                <w:webHidden/>
              </w:rPr>
              <w:fldChar w:fldCharType="begin"/>
            </w:r>
            <w:r>
              <w:rPr>
                <w:noProof/>
                <w:webHidden/>
              </w:rPr>
              <w:instrText xml:space="preserve"> PAGEREF _Toc236327956 \h </w:instrText>
            </w:r>
            <w:r>
              <w:rPr>
                <w:noProof/>
                <w:webHidden/>
              </w:rPr>
            </w:r>
            <w:r>
              <w:rPr>
                <w:noProof/>
                <w:webHidden/>
              </w:rPr>
              <w:fldChar w:fldCharType="separate"/>
            </w:r>
            <w:r>
              <w:rPr>
                <w:noProof/>
                <w:webHidden/>
              </w:rPr>
              <w:t>24</w:t>
            </w:r>
            <w:r>
              <w:rPr>
                <w:noProof/>
                <w:webHidden/>
              </w:rPr>
              <w:fldChar w:fldCharType="end"/>
            </w:r>
          </w:hyperlink>
        </w:p>
        <w:p w14:paraId="4FAF0D2F" w14:textId="77777777" w:rsidR="00D62541" w:rsidRDefault="00D62541">
          <w:pPr>
            <w:pStyle w:val="TOC2"/>
            <w:tabs>
              <w:tab w:val="right" w:leader="dot" w:pos="9350"/>
            </w:tabs>
            <w:rPr>
              <w:noProof/>
            </w:rPr>
          </w:pPr>
          <w:hyperlink w:anchor="_Toc236327957" w:history="1">
            <w:r w:rsidRPr="006A3B18">
              <w:rPr>
                <w:rStyle w:val="Hyperlink"/>
                <w:noProof/>
              </w:rPr>
              <w:t>4.1 The Shape of the Corpus</w:t>
            </w:r>
            <w:r>
              <w:rPr>
                <w:noProof/>
                <w:webHidden/>
              </w:rPr>
              <w:tab/>
            </w:r>
            <w:r>
              <w:rPr>
                <w:noProof/>
                <w:webHidden/>
              </w:rPr>
              <w:fldChar w:fldCharType="begin"/>
            </w:r>
            <w:r>
              <w:rPr>
                <w:noProof/>
                <w:webHidden/>
              </w:rPr>
              <w:instrText xml:space="preserve"> PAGEREF _Toc236327957 \h </w:instrText>
            </w:r>
            <w:r>
              <w:rPr>
                <w:noProof/>
                <w:webHidden/>
              </w:rPr>
            </w:r>
            <w:r>
              <w:rPr>
                <w:noProof/>
                <w:webHidden/>
              </w:rPr>
              <w:fldChar w:fldCharType="separate"/>
            </w:r>
            <w:r>
              <w:rPr>
                <w:noProof/>
                <w:webHidden/>
              </w:rPr>
              <w:t>24</w:t>
            </w:r>
            <w:r>
              <w:rPr>
                <w:noProof/>
                <w:webHidden/>
              </w:rPr>
              <w:fldChar w:fldCharType="end"/>
            </w:r>
          </w:hyperlink>
        </w:p>
        <w:p w14:paraId="09999B98" w14:textId="77777777" w:rsidR="00D62541" w:rsidRDefault="00D62541">
          <w:pPr>
            <w:pStyle w:val="TOC2"/>
            <w:tabs>
              <w:tab w:val="right" w:leader="dot" w:pos="9350"/>
            </w:tabs>
            <w:rPr>
              <w:noProof/>
            </w:rPr>
          </w:pPr>
          <w:hyperlink w:anchor="_Toc236327958" w:history="1">
            <w:r w:rsidRPr="006A3B18">
              <w:rPr>
                <w:rStyle w:val="Hyperlink"/>
                <w:noProof/>
              </w:rPr>
              <w:t>4.2 Theme 1 — The Dual-Use Mechanism (n=86 scoring ≥2)</w:t>
            </w:r>
            <w:r>
              <w:rPr>
                <w:noProof/>
                <w:webHidden/>
              </w:rPr>
              <w:tab/>
            </w:r>
            <w:r>
              <w:rPr>
                <w:noProof/>
                <w:webHidden/>
              </w:rPr>
              <w:fldChar w:fldCharType="begin"/>
            </w:r>
            <w:r>
              <w:rPr>
                <w:noProof/>
                <w:webHidden/>
              </w:rPr>
              <w:instrText xml:space="preserve"> PAGEREF _Toc236327958 \h </w:instrText>
            </w:r>
            <w:r>
              <w:rPr>
                <w:noProof/>
                <w:webHidden/>
              </w:rPr>
            </w:r>
            <w:r>
              <w:rPr>
                <w:noProof/>
                <w:webHidden/>
              </w:rPr>
              <w:fldChar w:fldCharType="separate"/>
            </w:r>
            <w:r>
              <w:rPr>
                <w:noProof/>
                <w:webHidden/>
              </w:rPr>
              <w:t>26</w:t>
            </w:r>
            <w:r>
              <w:rPr>
                <w:noProof/>
                <w:webHidden/>
              </w:rPr>
              <w:fldChar w:fldCharType="end"/>
            </w:r>
          </w:hyperlink>
        </w:p>
        <w:p w14:paraId="64F2CFB0" w14:textId="77777777" w:rsidR="00D62541" w:rsidRDefault="00D62541">
          <w:pPr>
            <w:pStyle w:val="TOC2"/>
            <w:tabs>
              <w:tab w:val="right" w:leader="dot" w:pos="9350"/>
            </w:tabs>
            <w:rPr>
              <w:noProof/>
            </w:rPr>
          </w:pPr>
          <w:hyperlink w:anchor="_Toc236327959" w:history="1">
            <w:r w:rsidRPr="006A3B18">
              <w:rPr>
                <w:rStyle w:val="Hyperlink"/>
                <w:noProof/>
              </w:rPr>
              <w:t>4.3 Theme 2 — Epistemic Authority and the Black Box (n=117 scoring ≥2)</w:t>
            </w:r>
            <w:r>
              <w:rPr>
                <w:noProof/>
                <w:webHidden/>
              </w:rPr>
              <w:tab/>
            </w:r>
            <w:r>
              <w:rPr>
                <w:noProof/>
                <w:webHidden/>
              </w:rPr>
              <w:fldChar w:fldCharType="begin"/>
            </w:r>
            <w:r>
              <w:rPr>
                <w:noProof/>
                <w:webHidden/>
              </w:rPr>
              <w:instrText xml:space="preserve"> PAGEREF _Toc236327959 \h </w:instrText>
            </w:r>
            <w:r>
              <w:rPr>
                <w:noProof/>
                <w:webHidden/>
              </w:rPr>
            </w:r>
            <w:r>
              <w:rPr>
                <w:noProof/>
                <w:webHidden/>
              </w:rPr>
              <w:fldChar w:fldCharType="separate"/>
            </w:r>
            <w:r>
              <w:rPr>
                <w:noProof/>
                <w:webHidden/>
              </w:rPr>
              <w:t>28</w:t>
            </w:r>
            <w:r>
              <w:rPr>
                <w:noProof/>
                <w:webHidden/>
              </w:rPr>
              <w:fldChar w:fldCharType="end"/>
            </w:r>
          </w:hyperlink>
        </w:p>
        <w:p w14:paraId="521678FD" w14:textId="77777777" w:rsidR="00D62541" w:rsidRDefault="00D62541">
          <w:pPr>
            <w:pStyle w:val="TOC2"/>
            <w:tabs>
              <w:tab w:val="right" w:leader="dot" w:pos="9350"/>
            </w:tabs>
            <w:rPr>
              <w:noProof/>
            </w:rPr>
          </w:pPr>
          <w:hyperlink w:anchor="_Toc236327960" w:history="1">
            <w:r w:rsidRPr="006A3B18">
              <w:rPr>
                <w:rStyle w:val="Hyperlink"/>
                <w:noProof/>
              </w:rPr>
              <w:t>4.4 Theme 3 — The City as Programmable System (n=102 scoring ≥2)</w:t>
            </w:r>
            <w:r>
              <w:rPr>
                <w:noProof/>
                <w:webHidden/>
              </w:rPr>
              <w:tab/>
            </w:r>
            <w:r>
              <w:rPr>
                <w:noProof/>
                <w:webHidden/>
              </w:rPr>
              <w:fldChar w:fldCharType="begin"/>
            </w:r>
            <w:r>
              <w:rPr>
                <w:noProof/>
                <w:webHidden/>
              </w:rPr>
              <w:instrText xml:space="preserve"> PAGEREF _Toc236327960 \h </w:instrText>
            </w:r>
            <w:r>
              <w:rPr>
                <w:noProof/>
                <w:webHidden/>
              </w:rPr>
            </w:r>
            <w:r>
              <w:rPr>
                <w:noProof/>
                <w:webHidden/>
              </w:rPr>
              <w:fldChar w:fldCharType="separate"/>
            </w:r>
            <w:r>
              <w:rPr>
                <w:noProof/>
                <w:webHidden/>
              </w:rPr>
              <w:t>29</w:t>
            </w:r>
            <w:r>
              <w:rPr>
                <w:noProof/>
                <w:webHidden/>
              </w:rPr>
              <w:fldChar w:fldCharType="end"/>
            </w:r>
          </w:hyperlink>
        </w:p>
        <w:p w14:paraId="432C6AE3" w14:textId="77777777" w:rsidR="00D62541" w:rsidRDefault="00D62541">
          <w:pPr>
            <w:pStyle w:val="TOC2"/>
            <w:tabs>
              <w:tab w:val="right" w:leader="dot" w:pos="9350"/>
            </w:tabs>
            <w:rPr>
              <w:noProof/>
            </w:rPr>
          </w:pPr>
          <w:hyperlink w:anchor="_Toc236327961" w:history="1">
            <w:r w:rsidRPr="006A3B18">
              <w:rPr>
                <w:rStyle w:val="Hyperlink"/>
                <w:noProof/>
              </w:rPr>
              <w:t>4.5 Theme 4 — Spatial Destruction and Home Unmaking (n=76 scoring ≥2)</w:t>
            </w:r>
            <w:r>
              <w:rPr>
                <w:noProof/>
                <w:webHidden/>
              </w:rPr>
              <w:tab/>
            </w:r>
            <w:r>
              <w:rPr>
                <w:noProof/>
                <w:webHidden/>
              </w:rPr>
              <w:fldChar w:fldCharType="begin"/>
            </w:r>
            <w:r>
              <w:rPr>
                <w:noProof/>
                <w:webHidden/>
              </w:rPr>
              <w:instrText xml:space="preserve"> PAGEREF _Toc236327961 \h </w:instrText>
            </w:r>
            <w:r>
              <w:rPr>
                <w:noProof/>
                <w:webHidden/>
              </w:rPr>
            </w:r>
            <w:r>
              <w:rPr>
                <w:noProof/>
                <w:webHidden/>
              </w:rPr>
              <w:fldChar w:fldCharType="separate"/>
            </w:r>
            <w:r>
              <w:rPr>
                <w:noProof/>
                <w:webHidden/>
              </w:rPr>
              <w:t>30</w:t>
            </w:r>
            <w:r>
              <w:rPr>
                <w:noProof/>
                <w:webHidden/>
              </w:rPr>
              <w:fldChar w:fldCharType="end"/>
            </w:r>
          </w:hyperlink>
        </w:p>
        <w:p w14:paraId="1A0D4C4D" w14:textId="77777777" w:rsidR="00D62541" w:rsidRDefault="00D62541">
          <w:pPr>
            <w:pStyle w:val="TOC2"/>
            <w:tabs>
              <w:tab w:val="right" w:leader="dot" w:pos="9350"/>
            </w:tabs>
            <w:rPr>
              <w:noProof/>
            </w:rPr>
          </w:pPr>
          <w:hyperlink w:anchor="_Toc236327962" w:history="1">
            <w:r w:rsidRPr="006A3B18">
              <w:rPr>
                <w:rStyle w:val="Hyperlink"/>
                <w:noProof/>
              </w:rPr>
              <w:t>4.6 The Map as Argument</w:t>
            </w:r>
            <w:r>
              <w:rPr>
                <w:noProof/>
                <w:webHidden/>
              </w:rPr>
              <w:tab/>
            </w:r>
            <w:r>
              <w:rPr>
                <w:noProof/>
                <w:webHidden/>
              </w:rPr>
              <w:fldChar w:fldCharType="begin"/>
            </w:r>
            <w:r>
              <w:rPr>
                <w:noProof/>
                <w:webHidden/>
              </w:rPr>
              <w:instrText xml:space="preserve"> PAGEREF _Toc236327962 \h </w:instrText>
            </w:r>
            <w:r>
              <w:rPr>
                <w:noProof/>
                <w:webHidden/>
              </w:rPr>
            </w:r>
            <w:r>
              <w:rPr>
                <w:noProof/>
                <w:webHidden/>
              </w:rPr>
              <w:fldChar w:fldCharType="separate"/>
            </w:r>
            <w:r>
              <w:rPr>
                <w:noProof/>
                <w:webHidden/>
              </w:rPr>
              <w:t>32</w:t>
            </w:r>
            <w:r>
              <w:rPr>
                <w:noProof/>
                <w:webHidden/>
              </w:rPr>
              <w:fldChar w:fldCharType="end"/>
            </w:r>
          </w:hyperlink>
        </w:p>
        <w:p w14:paraId="0B34E48B" w14:textId="77777777" w:rsidR="00D62541" w:rsidRDefault="00D62541">
          <w:pPr>
            <w:pStyle w:val="TOC1"/>
            <w:tabs>
              <w:tab w:val="right" w:leader="dot" w:pos="9350"/>
            </w:tabs>
            <w:rPr>
              <w:noProof/>
            </w:rPr>
          </w:pPr>
          <w:hyperlink w:anchor="_Toc236327963" w:history="1">
            <w:r w:rsidRPr="006A3B18">
              <w:rPr>
                <w:rStyle w:val="Hyperlink"/>
                <w:noProof/>
              </w:rPr>
              <w:t>Chapter 5 — Discussion</w:t>
            </w:r>
            <w:r>
              <w:rPr>
                <w:noProof/>
                <w:webHidden/>
              </w:rPr>
              <w:tab/>
            </w:r>
            <w:r>
              <w:rPr>
                <w:noProof/>
                <w:webHidden/>
              </w:rPr>
              <w:fldChar w:fldCharType="begin"/>
            </w:r>
            <w:r>
              <w:rPr>
                <w:noProof/>
                <w:webHidden/>
              </w:rPr>
              <w:instrText xml:space="preserve"> PAGEREF _Toc236327963 \h </w:instrText>
            </w:r>
            <w:r>
              <w:rPr>
                <w:noProof/>
                <w:webHidden/>
              </w:rPr>
            </w:r>
            <w:r>
              <w:rPr>
                <w:noProof/>
                <w:webHidden/>
              </w:rPr>
              <w:fldChar w:fldCharType="separate"/>
            </w:r>
            <w:r>
              <w:rPr>
                <w:noProof/>
                <w:webHidden/>
              </w:rPr>
              <w:t>33</w:t>
            </w:r>
            <w:r>
              <w:rPr>
                <w:noProof/>
                <w:webHidden/>
              </w:rPr>
              <w:fldChar w:fldCharType="end"/>
            </w:r>
          </w:hyperlink>
        </w:p>
        <w:p w14:paraId="07304F50" w14:textId="77777777" w:rsidR="00D62541" w:rsidRDefault="00D62541">
          <w:pPr>
            <w:pStyle w:val="TOC2"/>
            <w:tabs>
              <w:tab w:val="right" w:leader="dot" w:pos="9350"/>
            </w:tabs>
            <w:rPr>
              <w:noProof/>
            </w:rPr>
          </w:pPr>
          <w:hyperlink w:anchor="_Toc236327964" w:history="1">
            <w:r w:rsidRPr="006A3B18">
              <w:rPr>
                <w:rStyle w:val="Hyperlink"/>
                <w:noProof/>
              </w:rPr>
              <w:t>5.1 The Claim, Tested</w:t>
            </w:r>
            <w:r>
              <w:rPr>
                <w:noProof/>
                <w:webHidden/>
              </w:rPr>
              <w:tab/>
            </w:r>
            <w:r>
              <w:rPr>
                <w:noProof/>
                <w:webHidden/>
              </w:rPr>
              <w:fldChar w:fldCharType="begin"/>
            </w:r>
            <w:r>
              <w:rPr>
                <w:noProof/>
                <w:webHidden/>
              </w:rPr>
              <w:instrText xml:space="preserve"> PAGEREF _Toc236327964 \h </w:instrText>
            </w:r>
            <w:r>
              <w:rPr>
                <w:noProof/>
                <w:webHidden/>
              </w:rPr>
            </w:r>
            <w:r>
              <w:rPr>
                <w:noProof/>
                <w:webHidden/>
              </w:rPr>
              <w:fldChar w:fldCharType="separate"/>
            </w:r>
            <w:r>
              <w:rPr>
                <w:noProof/>
                <w:webHidden/>
              </w:rPr>
              <w:t>33</w:t>
            </w:r>
            <w:r>
              <w:rPr>
                <w:noProof/>
                <w:webHidden/>
              </w:rPr>
              <w:fldChar w:fldCharType="end"/>
            </w:r>
          </w:hyperlink>
        </w:p>
        <w:p w14:paraId="635F66FC" w14:textId="77777777" w:rsidR="00D62541" w:rsidRDefault="00D62541">
          <w:pPr>
            <w:pStyle w:val="TOC2"/>
            <w:tabs>
              <w:tab w:val="right" w:leader="dot" w:pos="9350"/>
            </w:tabs>
            <w:rPr>
              <w:noProof/>
            </w:rPr>
          </w:pPr>
          <w:hyperlink w:anchor="_Toc236327965" w:history="1">
            <w:r w:rsidRPr="006A3B18">
              <w:rPr>
                <w:rStyle w:val="Hyperlink"/>
                <w:noProof/>
              </w:rPr>
              <w:t>5.2 The Empty Intersection</w:t>
            </w:r>
            <w:r>
              <w:rPr>
                <w:noProof/>
                <w:webHidden/>
              </w:rPr>
              <w:tab/>
            </w:r>
            <w:r>
              <w:rPr>
                <w:noProof/>
                <w:webHidden/>
              </w:rPr>
              <w:fldChar w:fldCharType="begin"/>
            </w:r>
            <w:r>
              <w:rPr>
                <w:noProof/>
                <w:webHidden/>
              </w:rPr>
              <w:instrText xml:space="preserve"> PAGEREF _Toc236327965 \h </w:instrText>
            </w:r>
            <w:r>
              <w:rPr>
                <w:noProof/>
                <w:webHidden/>
              </w:rPr>
            </w:r>
            <w:r>
              <w:rPr>
                <w:noProof/>
                <w:webHidden/>
              </w:rPr>
              <w:fldChar w:fldCharType="separate"/>
            </w:r>
            <w:r>
              <w:rPr>
                <w:noProof/>
                <w:webHidden/>
              </w:rPr>
              <w:t>34</w:t>
            </w:r>
            <w:r>
              <w:rPr>
                <w:noProof/>
                <w:webHidden/>
              </w:rPr>
              <w:fldChar w:fldCharType="end"/>
            </w:r>
          </w:hyperlink>
        </w:p>
        <w:p w14:paraId="5DFEB0DB" w14:textId="77777777" w:rsidR="00D62541" w:rsidRDefault="00D62541">
          <w:pPr>
            <w:pStyle w:val="TOC2"/>
            <w:tabs>
              <w:tab w:val="right" w:leader="dot" w:pos="9350"/>
            </w:tabs>
            <w:rPr>
              <w:noProof/>
            </w:rPr>
          </w:pPr>
          <w:hyperlink w:anchor="_Toc236327966" w:history="1">
            <w:r w:rsidRPr="006A3B18">
              <w:rPr>
                <w:rStyle w:val="Hyperlink"/>
                <w:noProof/>
              </w:rPr>
              <w:t>5.3 Dual-Use as Warrant</w:t>
            </w:r>
            <w:r>
              <w:rPr>
                <w:noProof/>
                <w:webHidden/>
              </w:rPr>
              <w:tab/>
            </w:r>
            <w:r>
              <w:rPr>
                <w:noProof/>
                <w:webHidden/>
              </w:rPr>
              <w:fldChar w:fldCharType="begin"/>
            </w:r>
            <w:r>
              <w:rPr>
                <w:noProof/>
                <w:webHidden/>
              </w:rPr>
              <w:instrText xml:space="preserve"> PAGEREF _Toc236327966 \h </w:instrText>
            </w:r>
            <w:r>
              <w:rPr>
                <w:noProof/>
                <w:webHidden/>
              </w:rPr>
            </w:r>
            <w:r>
              <w:rPr>
                <w:noProof/>
                <w:webHidden/>
              </w:rPr>
              <w:fldChar w:fldCharType="separate"/>
            </w:r>
            <w:r>
              <w:rPr>
                <w:noProof/>
                <w:webHidden/>
              </w:rPr>
              <w:t>35</w:t>
            </w:r>
            <w:r>
              <w:rPr>
                <w:noProof/>
                <w:webHidden/>
              </w:rPr>
              <w:fldChar w:fldCharType="end"/>
            </w:r>
          </w:hyperlink>
        </w:p>
        <w:p w14:paraId="0ED39D33" w14:textId="77777777" w:rsidR="00D62541" w:rsidRDefault="00D62541">
          <w:pPr>
            <w:pStyle w:val="TOC2"/>
            <w:tabs>
              <w:tab w:val="right" w:leader="dot" w:pos="9350"/>
            </w:tabs>
            <w:rPr>
              <w:noProof/>
            </w:rPr>
          </w:pPr>
          <w:hyperlink w:anchor="_Toc236327967" w:history="1">
            <w:r w:rsidRPr="006A3B18">
              <w:rPr>
                <w:rStyle w:val="Hyperlink"/>
                <w:noProof/>
              </w:rPr>
              <w:t>5.4 Policy Implications</w:t>
            </w:r>
            <w:r>
              <w:rPr>
                <w:noProof/>
                <w:webHidden/>
              </w:rPr>
              <w:tab/>
            </w:r>
            <w:r>
              <w:rPr>
                <w:noProof/>
                <w:webHidden/>
              </w:rPr>
              <w:fldChar w:fldCharType="begin"/>
            </w:r>
            <w:r>
              <w:rPr>
                <w:noProof/>
                <w:webHidden/>
              </w:rPr>
              <w:instrText xml:space="preserve"> PAGEREF _Toc236327967 \h </w:instrText>
            </w:r>
            <w:r>
              <w:rPr>
                <w:noProof/>
                <w:webHidden/>
              </w:rPr>
            </w:r>
            <w:r>
              <w:rPr>
                <w:noProof/>
                <w:webHidden/>
              </w:rPr>
              <w:fldChar w:fldCharType="separate"/>
            </w:r>
            <w:r>
              <w:rPr>
                <w:noProof/>
                <w:webHidden/>
              </w:rPr>
              <w:t>35</w:t>
            </w:r>
            <w:r>
              <w:rPr>
                <w:noProof/>
                <w:webHidden/>
              </w:rPr>
              <w:fldChar w:fldCharType="end"/>
            </w:r>
          </w:hyperlink>
        </w:p>
        <w:p w14:paraId="6742669F" w14:textId="77777777" w:rsidR="00D62541" w:rsidRDefault="00D62541">
          <w:pPr>
            <w:pStyle w:val="TOC2"/>
            <w:tabs>
              <w:tab w:val="right" w:leader="dot" w:pos="9350"/>
            </w:tabs>
            <w:rPr>
              <w:noProof/>
            </w:rPr>
          </w:pPr>
          <w:hyperlink w:anchor="_Toc236327968" w:history="1">
            <w:r w:rsidRPr="006A3B18">
              <w:rPr>
                <w:rStyle w:val="Hyperlink"/>
                <w:noProof/>
              </w:rPr>
              <w:t>5.5 What the Map Cannot Say</w:t>
            </w:r>
            <w:r>
              <w:rPr>
                <w:noProof/>
                <w:webHidden/>
              </w:rPr>
              <w:tab/>
            </w:r>
            <w:r>
              <w:rPr>
                <w:noProof/>
                <w:webHidden/>
              </w:rPr>
              <w:fldChar w:fldCharType="begin"/>
            </w:r>
            <w:r>
              <w:rPr>
                <w:noProof/>
                <w:webHidden/>
              </w:rPr>
              <w:instrText xml:space="preserve"> PAGEREF _Toc236327968 \h </w:instrText>
            </w:r>
            <w:r>
              <w:rPr>
                <w:noProof/>
                <w:webHidden/>
              </w:rPr>
            </w:r>
            <w:r>
              <w:rPr>
                <w:noProof/>
                <w:webHidden/>
              </w:rPr>
              <w:fldChar w:fldCharType="separate"/>
            </w:r>
            <w:r>
              <w:rPr>
                <w:noProof/>
                <w:webHidden/>
              </w:rPr>
              <w:t>36</w:t>
            </w:r>
            <w:r>
              <w:rPr>
                <w:noProof/>
                <w:webHidden/>
              </w:rPr>
              <w:fldChar w:fldCharType="end"/>
            </w:r>
          </w:hyperlink>
        </w:p>
        <w:p w14:paraId="7967CB55" w14:textId="77777777" w:rsidR="00D62541" w:rsidRDefault="00D62541">
          <w:pPr>
            <w:pStyle w:val="TOC1"/>
            <w:tabs>
              <w:tab w:val="right" w:leader="dot" w:pos="9350"/>
            </w:tabs>
            <w:rPr>
              <w:noProof/>
            </w:rPr>
          </w:pPr>
          <w:hyperlink w:anchor="_Toc236327969" w:history="1">
            <w:r w:rsidRPr="006A3B18">
              <w:rPr>
                <w:rStyle w:val="Hyperlink"/>
                <w:noProof/>
              </w:rPr>
              <w:t>Chapter 6 — Conclusion and Research Agenda</w:t>
            </w:r>
            <w:r>
              <w:rPr>
                <w:noProof/>
                <w:webHidden/>
              </w:rPr>
              <w:tab/>
            </w:r>
            <w:r>
              <w:rPr>
                <w:noProof/>
                <w:webHidden/>
              </w:rPr>
              <w:fldChar w:fldCharType="begin"/>
            </w:r>
            <w:r>
              <w:rPr>
                <w:noProof/>
                <w:webHidden/>
              </w:rPr>
              <w:instrText xml:space="preserve"> PAGEREF _Toc236327969 \h </w:instrText>
            </w:r>
            <w:r>
              <w:rPr>
                <w:noProof/>
                <w:webHidden/>
              </w:rPr>
            </w:r>
            <w:r>
              <w:rPr>
                <w:noProof/>
                <w:webHidden/>
              </w:rPr>
              <w:fldChar w:fldCharType="separate"/>
            </w:r>
            <w:r>
              <w:rPr>
                <w:noProof/>
                <w:webHidden/>
              </w:rPr>
              <w:t>36</w:t>
            </w:r>
            <w:r>
              <w:rPr>
                <w:noProof/>
                <w:webHidden/>
              </w:rPr>
              <w:fldChar w:fldCharType="end"/>
            </w:r>
          </w:hyperlink>
        </w:p>
        <w:p w14:paraId="1DF07976" w14:textId="77777777" w:rsidR="00D62541" w:rsidRDefault="00D62541">
          <w:pPr>
            <w:pStyle w:val="TOC2"/>
            <w:tabs>
              <w:tab w:val="right" w:leader="dot" w:pos="9350"/>
            </w:tabs>
            <w:rPr>
              <w:noProof/>
            </w:rPr>
          </w:pPr>
          <w:hyperlink w:anchor="_Toc236327970" w:history="1">
            <w:r w:rsidRPr="006A3B18">
              <w:rPr>
                <w:rStyle w:val="Hyperlink"/>
                <w:noProof/>
              </w:rPr>
              <w:t>6.1 What the Dissertation Set Out to Do</w:t>
            </w:r>
            <w:r>
              <w:rPr>
                <w:noProof/>
                <w:webHidden/>
              </w:rPr>
              <w:tab/>
            </w:r>
            <w:r>
              <w:rPr>
                <w:noProof/>
                <w:webHidden/>
              </w:rPr>
              <w:fldChar w:fldCharType="begin"/>
            </w:r>
            <w:r>
              <w:rPr>
                <w:noProof/>
                <w:webHidden/>
              </w:rPr>
              <w:instrText xml:space="preserve"> PAGEREF _Toc236327970 \h </w:instrText>
            </w:r>
            <w:r>
              <w:rPr>
                <w:noProof/>
                <w:webHidden/>
              </w:rPr>
            </w:r>
            <w:r>
              <w:rPr>
                <w:noProof/>
                <w:webHidden/>
              </w:rPr>
              <w:fldChar w:fldCharType="separate"/>
            </w:r>
            <w:r>
              <w:rPr>
                <w:noProof/>
                <w:webHidden/>
              </w:rPr>
              <w:t>36</w:t>
            </w:r>
            <w:r>
              <w:rPr>
                <w:noProof/>
                <w:webHidden/>
              </w:rPr>
              <w:fldChar w:fldCharType="end"/>
            </w:r>
          </w:hyperlink>
        </w:p>
        <w:p w14:paraId="2D7067D4" w14:textId="77777777" w:rsidR="00D62541" w:rsidRDefault="00D62541">
          <w:pPr>
            <w:pStyle w:val="TOC2"/>
            <w:tabs>
              <w:tab w:val="right" w:leader="dot" w:pos="9350"/>
            </w:tabs>
            <w:rPr>
              <w:noProof/>
            </w:rPr>
          </w:pPr>
          <w:hyperlink w:anchor="_Toc236327971" w:history="1">
            <w:r w:rsidRPr="006A3B18">
              <w:rPr>
                <w:rStyle w:val="Hyperlink"/>
                <w:noProof/>
              </w:rPr>
              <w:t>6.2 What It Found</w:t>
            </w:r>
            <w:r>
              <w:rPr>
                <w:noProof/>
                <w:webHidden/>
              </w:rPr>
              <w:tab/>
            </w:r>
            <w:r>
              <w:rPr>
                <w:noProof/>
                <w:webHidden/>
              </w:rPr>
              <w:fldChar w:fldCharType="begin"/>
            </w:r>
            <w:r>
              <w:rPr>
                <w:noProof/>
                <w:webHidden/>
              </w:rPr>
              <w:instrText xml:space="preserve"> PAGEREF _Toc236327971 \h </w:instrText>
            </w:r>
            <w:r>
              <w:rPr>
                <w:noProof/>
                <w:webHidden/>
              </w:rPr>
            </w:r>
            <w:r>
              <w:rPr>
                <w:noProof/>
                <w:webHidden/>
              </w:rPr>
              <w:fldChar w:fldCharType="separate"/>
            </w:r>
            <w:r>
              <w:rPr>
                <w:noProof/>
                <w:webHidden/>
              </w:rPr>
              <w:t>37</w:t>
            </w:r>
            <w:r>
              <w:rPr>
                <w:noProof/>
                <w:webHidden/>
              </w:rPr>
              <w:fldChar w:fldCharType="end"/>
            </w:r>
          </w:hyperlink>
        </w:p>
        <w:p w14:paraId="4C4C0030" w14:textId="77777777" w:rsidR="00D62541" w:rsidRDefault="00D62541">
          <w:pPr>
            <w:pStyle w:val="TOC2"/>
            <w:tabs>
              <w:tab w:val="right" w:leader="dot" w:pos="9350"/>
            </w:tabs>
            <w:rPr>
              <w:noProof/>
            </w:rPr>
          </w:pPr>
          <w:hyperlink w:anchor="_Toc236327972" w:history="1">
            <w:r w:rsidRPr="006A3B18">
              <w:rPr>
                <w:rStyle w:val="Hyperlink"/>
                <w:noProof/>
              </w:rPr>
              <w:t>6.3 An Agenda for Research</w:t>
            </w:r>
            <w:r>
              <w:rPr>
                <w:noProof/>
                <w:webHidden/>
              </w:rPr>
              <w:tab/>
            </w:r>
            <w:r>
              <w:rPr>
                <w:noProof/>
                <w:webHidden/>
              </w:rPr>
              <w:fldChar w:fldCharType="begin"/>
            </w:r>
            <w:r>
              <w:rPr>
                <w:noProof/>
                <w:webHidden/>
              </w:rPr>
              <w:instrText xml:space="preserve"> PAGEREF _Toc236327972 \h </w:instrText>
            </w:r>
            <w:r>
              <w:rPr>
                <w:noProof/>
                <w:webHidden/>
              </w:rPr>
            </w:r>
            <w:r>
              <w:rPr>
                <w:noProof/>
                <w:webHidden/>
              </w:rPr>
              <w:fldChar w:fldCharType="separate"/>
            </w:r>
            <w:r>
              <w:rPr>
                <w:noProof/>
                <w:webHidden/>
              </w:rPr>
              <w:t>37</w:t>
            </w:r>
            <w:r>
              <w:rPr>
                <w:noProof/>
                <w:webHidden/>
              </w:rPr>
              <w:fldChar w:fldCharType="end"/>
            </w:r>
          </w:hyperlink>
        </w:p>
        <w:p w14:paraId="1AB018EB" w14:textId="77777777" w:rsidR="00D62541" w:rsidRDefault="00D62541">
          <w:pPr>
            <w:pStyle w:val="TOC2"/>
            <w:tabs>
              <w:tab w:val="right" w:leader="dot" w:pos="9350"/>
            </w:tabs>
            <w:rPr>
              <w:noProof/>
            </w:rPr>
          </w:pPr>
          <w:hyperlink w:anchor="_Toc236327973" w:history="1">
            <w:r w:rsidRPr="006A3B18">
              <w:rPr>
                <w:rStyle w:val="Hyperlink"/>
                <w:noProof/>
              </w:rPr>
              <w:t>6.4 Closing</w:t>
            </w:r>
            <w:r>
              <w:rPr>
                <w:noProof/>
                <w:webHidden/>
              </w:rPr>
              <w:tab/>
            </w:r>
            <w:r>
              <w:rPr>
                <w:noProof/>
                <w:webHidden/>
              </w:rPr>
              <w:fldChar w:fldCharType="begin"/>
            </w:r>
            <w:r>
              <w:rPr>
                <w:noProof/>
                <w:webHidden/>
              </w:rPr>
              <w:instrText xml:space="preserve"> PAGEREF _Toc236327973 \h </w:instrText>
            </w:r>
            <w:r>
              <w:rPr>
                <w:noProof/>
                <w:webHidden/>
              </w:rPr>
            </w:r>
            <w:r>
              <w:rPr>
                <w:noProof/>
                <w:webHidden/>
              </w:rPr>
              <w:fldChar w:fldCharType="separate"/>
            </w:r>
            <w:r>
              <w:rPr>
                <w:noProof/>
                <w:webHidden/>
              </w:rPr>
              <w:t>38</w:t>
            </w:r>
            <w:r>
              <w:rPr>
                <w:noProof/>
                <w:webHidden/>
              </w:rPr>
              <w:fldChar w:fldCharType="end"/>
            </w:r>
          </w:hyperlink>
        </w:p>
        <w:p w14:paraId="70B89CED" w14:textId="77777777" w:rsidR="00915418" w:rsidRDefault="00000000">
          <w:r>
            <w:fldChar w:fldCharType="end"/>
          </w:r>
        </w:p>
      </w:sdtContent>
    </w:sdt>
    <w:p w14:paraId="75691AB8" w14:textId="77777777" w:rsidR="00915418" w:rsidRDefault="00000000">
      <w:pPr>
        <w:pStyle w:val="Heading1"/>
      </w:pPr>
      <w:bookmarkStart w:id="0" w:name="_Toc236327932"/>
      <w:bookmarkStart w:id="1" w:name="X348ab9030b9883c17c95b145a9e46ecd1df8b34"/>
      <w:r>
        <w:t>Algorithmic Governance, Urban Space, and Domicide</w:t>
      </w:r>
      <w:bookmarkEnd w:id="0"/>
    </w:p>
    <w:p w14:paraId="5C32F0F7" w14:textId="77777777" w:rsidR="00915418" w:rsidRDefault="00000000">
      <w:pPr>
        <w:pStyle w:val="FirstParagraph"/>
      </w:pPr>
      <w:r>
        <w:rPr>
          <w:b/>
          <w:bCs/>
        </w:rPr>
        <w:t>A Systematic Literature Review of the Dual-Use of Urban Algorithmic Systems, 1990–2025</w:t>
      </w:r>
    </w:p>
    <w:p w14:paraId="295311C4" w14:textId="77777777" w:rsidR="00915418" w:rsidRDefault="00000000">
      <w:pPr>
        <w:pStyle w:val="BodyText"/>
      </w:pPr>
      <w:r>
        <w:t>Elias Vasnic — MSc Public Policy &amp; Management</w:t>
      </w:r>
    </w:p>
    <w:p w14:paraId="72DD6477" w14:textId="5185C593" w:rsidR="00915418" w:rsidRDefault="00000000">
      <w:pPr>
        <w:pStyle w:val="BodyText"/>
      </w:pPr>
      <w:r>
        <w:t>FINAL DRAFT for review — 29 July 2026</w:t>
      </w:r>
    </w:p>
    <w:p w14:paraId="32642863" w14:textId="77777777" w:rsidR="00915418" w:rsidRDefault="00000000">
      <w:pPr>
        <w:pStyle w:val="Heading1"/>
      </w:pPr>
      <w:bookmarkStart w:id="2" w:name="_Toc236327933"/>
      <w:bookmarkStart w:id="3" w:name="X697eb98927e171d73d156ded3e57f82575196e5"/>
      <w:bookmarkEnd w:id="1"/>
      <w:r>
        <w:t>Chapter 1 — Introduction: The Algorithm and the City</w:t>
      </w:r>
      <w:bookmarkEnd w:id="2"/>
    </w:p>
    <w:p w14:paraId="476E1AE2" w14:textId="77777777" w:rsidR="00915418" w:rsidRDefault="00000000">
      <w:pPr>
        <w:pStyle w:val="FirstParagraph"/>
      </w:pPr>
      <w:r>
        <w:rPr>
          <w:b/>
          <w:bCs/>
        </w:rPr>
        <w:t>Status: FINAL DRAFT · Word target: ~1,500 · Date: 30 July 2026</w:t>
      </w:r>
    </w:p>
    <w:p w14:paraId="660A1D6D" w14:textId="77777777" w:rsidR="00915418" w:rsidRDefault="00EE666C">
      <w:r>
        <w:rPr>
          <w:noProof/>
        </w:rPr>
      </w:r>
      <w:r w:rsidR="00EE666C">
        <w:rPr>
          <w:noProof/>
        </w:rPr>
        <w:pict w14:anchorId="09F0F084">
          <v:rect id="_x0000_i1025" alt="" style="width:451.3pt;height:.05pt;mso-width-percent:0;mso-height-percent:0;mso-width-percent:0;mso-height-percent:0" o:hralign="center" o:hrstd="t" o:hr="t"/>
        </w:pict>
      </w:r>
    </w:p>
    <w:p w14:paraId="2D17C9D2" w14:textId="0B8F51B3" w:rsidR="00915418" w:rsidRDefault="00000000">
      <w:pPr>
        <w:pStyle w:val="Heading2"/>
      </w:pPr>
      <w:bookmarkStart w:id="4" w:name="_Toc236327934"/>
      <w:bookmarkStart w:id="5" w:name="smart-urbanism-and-the-oversight-gap"/>
      <w:r>
        <w:t>1.1 Smart Urbanism and the Oversight Gap</w:t>
      </w:r>
      <w:bookmarkEnd w:id="4"/>
      <w:ins w:id="6" w:author="Elias Vasiloudes Nikolaides" w:date="2026-07-30T18:19:00Z" w16du:dateUtc="2026-07-30T17:19:00Z">
        <w:r w:rsidR="00D62541">
          <w:t xml:space="preserve"> </w:t>
        </w:r>
      </w:ins>
    </w:p>
    <w:p w14:paraId="04A6545C" w14:textId="7AB145BB" w:rsidR="00915418" w:rsidRDefault="00000000">
      <w:pPr>
        <w:pStyle w:val="FirstParagraph"/>
      </w:pPr>
      <w:r>
        <w:t>The contemporary urban landscape is increasingly defined by an imperative toward “smartness” (Cugurullo et al., 2024). Propelled by a confluence of digital technologies — spatiotemporal tracking, the Internet of Things (IoT), and Big Data analytics. city planners and policymakers have embraced algorithmic solutions to the complex challenges of sustainable urbanisation (Kitchin, 2014; Townsend, 2013). Conceptually, the smart city paradigm is underwritten by the promise of sustainability, economic competitiveness</w:t>
      </w:r>
      <w:r w:rsidR="00EE666C">
        <w:t xml:space="preserve"> (“smartness”)</w:t>
      </w:r>
      <w:r>
        <w:t>, and social inclusion (Arroub et al., 2016). In pursuit of these ideals, the modern city has become a living laboratory, using local testbeds and technology incubators to decode the urban environment into actionable intelligence. Yet this techno-</w:t>
      </w:r>
      <w:r>
        <w:lastRenderedPageBreak/>
        <w:t>utopian approach to urban management relies on a process of transduction — the translation of the physical city and its populace into programmable code. In doing so, technology transcends its role as a mere administrative tool: the algorithms embedded in these experiments function as profound governing mechanisms, allowing states and corporations to exercise power and “govern at a distance.”</w:t>
      </w:r>
    </w:p>
    <w:p w14:paraId="7BFF0371" w14:textId="77777777" w:rsidR="00915418" w:rsidRDefault="00000000">
      <w:pPr>
        <w:pStyle w:val="BodyText"/>
      </w:pPr>
      <w:r>
        <w:t>Despite the pervasive integration of artificial intelligence and urban analytics into public policy, democratic oversight has struggled to keep pace. As Pasquale (2015) warns, society is skewed to the advantage of “black box insiders,” leaving the populace ignorant of how its key institutions actually function. Driven by a desire for fiscal prudence, governments are increasingly tempted to replace expensive human decision-making with cheap, supposedly objective computational logic. Treating algorithmic management as politically neutral, however, risks a dangerous fall into “dataism” — the belief in the objective quantification and tracking of all human behaviour as a source of truthful, neutral knowledge (van Dijck, 2014) — in which the socio-political dynamics of governance are sidelined entirely.</w:t>
      </w:r>
    </w:p>
    <w:p w14:paraId="013404D5" w14:textId="77777777" w:rsidR="00915418" w:rsidRDefault="00EE666C">
      <w:r>
        <w:rPr>
          <w:noProof/>
        </w:rPr>
      </w:r>
      <w:r w:rsidR="00EE666C">
        <w:rPr>
          <w:noProof/>
        </w:rPr>
        <w:pict w14:anchorId="56C00252">
          <v:rect id="_x0000_i1026" alt="" style="width:451.3pt;height:.05pt;mso-width-percent:0;mso-height-percent:0;mso-width-percent:0;mso-height-percent:0" o:hralign="center" o:hrstd="t" o:hr="t"/>
        </w:pict>
      </w:r>
    </w:p>
    <w:p w14:paraId="43AA1FBE" w14:textId="77777777" w:rsidR="00915418" w:rsidRDefault="00000000">
      <w:pPr>
        <w:pStyle w:val="Heading2"/>
      </w:pPr>
      <w:bookmarkStart w:id="7" w:name="_Toc236327935"/>
      <w:bookmarkStart w:id="8" w:name="the-dual-use-problem"/>
      <w:bookmarkEnd w:id="5"/>
      <w:r>
        <w:t>1.2 The Dual-Use Problem</w:t>
      </w:r>
      <w:bookmarkEnd w:id="7"/>
    </w:p>
    <w:p w14:paraId="709096FC" w14:textId="77777777" w:rsidR="00915418" w:rsidRDefault="00000000">
      <w:pPr>
        <w:pStyle w:val="FirstParagraph"/>
      </w:pPr>
      <w:r>
        <w:t>This oversight gap becomes a pressing policy crisis because the algorithmisation of civic management is inherently a dual-use enterprise. The dynamic is vividly illustrated by the UK government’s award of the £330 million NHS Federated Data Platform contract to Palantir Technologies — a defence contractor originally backed by the CIA’s In-Q-Tel, whose foundational software was forged tracking insurgent networks in Iraq and Afghanistan, and which now provides the ontological architecture for civilian health management. The crossover demonstrates the frictionless mobility of software as an “information good” (Arrow, 1962): because algorithmic models possess a near-zero marginal cost of reproduction, the same data ontology built to map hostile actors on a battlefield can be retrofitted to manage hospital backlogs and patient flows. When military-security apparatuses become embedded in civilian infrastructure, the governmentality of the state is profoundly altered: the distinction between citizen and target, patient and pattern-of-life, collapses into a single data ontology administered by a security contractor whose institutional incentives and culture were forged in counterinsurgency operations.</w:t>
      </w:r>
    </w:p>
    <w:p w14:paraId="75FD3A7A" w14:textId="77777777" w:rsidR="00915418" w:rsidRDefault="00000000">
      <w:pPr>
        <w:pStyle w:val="BodyText"/>
      </w:pPr>
      <w:r>
        <w:t>The same mechanism operates in reverse: civilian urban technology is seamlessly weaponised in conflict zones to execute systemic spatial destruction. In his analysis of Israeli civil-military relations, Kobi Michael (2007) identified a profound breakdown in the “discourse space”: civilian politicians, crippled by “strategic helplessness,” abdicated responsibility for charting a political endgame, and into this void stepped the military, claiming the role of an “epistemic authority” — the absolute arbiter of knowledge and truth. Today, that epistemic authority is no longer reliant on traditional staff work; it has become intensely algorithmic.</w:t>
      </w:r>
    </w:p>
    <w:p w14:paraId="0EB9611F" w14:textId="77777777" w:rsidR="00915418" w:rsidRDefault="00000000">
      <w:pPr>
        <w:pStyle w:val="BodyText"/>
      </w:pPr>
      <w:r>
        <w:lastRenderedPageBreak/>
        <w:t>The advent of Big Data ushered in the dangerous positivist assumption that massive datasets allow correlation to supersede causation — that the data can “speak for itself,” rendering theory obsolete (cf. Anderson, 2008). In the ongoing systemic destruction of Gaza, the military utilises the “God’s Eye View” (Sadowski, 2026) of remote sensing, machine learning, and GIS; the very tools of peacetime urban planning. to assert epistemic dominance. Civilian politicians are seduced by the seeming objectivity of AI-driven target generation and automated damage assessment. The conceptual loop is self-reinforcing: civilian urban technology feeds military targeting through frictionless, near-zero-cost transfer, while counter-initiatives attempt to break the loop by re-injecting legal and theoretical interpretation into the data. Beneath this loop sits a deeper asymmetry, generalisable beyond any single conflict: algorithms are optimising mechanisms built to solve tactical problems; locating a target, engineering an evacuation grid, clearing a designated percentage of territory — and they cannot formulate a political resolution. The Gaza case illustrates with particular intensity a dynamic that is structural, not contingent.</w:t>
      </w:r>
    </w:p>
    <w:p w14:paraId="78CF8D0B" w14:textId="77777777" w:rsidR="00915418" w:rsidRDefault="00000000">
      <w:pPr>
        <w:pStyle w:val="BodyText"/>
      </w:pPr>
      <w:r>
        <w:t xml:space="preserve">As Forensic Architecture’s counter-forensics demonstrate, spatial data cannot in fact speak for itself. To translate the correlation of airstrikes and destroyed medical infrastructure into the truth of </w:t>
      </w:r>
      <w:r>
        <w:rPr>
          <w:i/>
          <w:iCs/>
        </w:rPr>
        <w:t>domicide</w:t>
      </w:r>
      <w:r>
        <w:t>, one must bring the theoretical and legal framework of International Humanitarian Law (IHL) to bear on what the data indicates. In the case of the IDF’s conduct since October 2023, the data indicates the systematic destruction of the conditions of urban life (Forensic Architecture, 2023).</w:t>
      </w:r>
    </w:p>
    <w:p w14:paraId="4D62D455" w14:textId="77777777" w:rsidR="00915418" w:rsidRDefault="00000000">
      <w:pPr>
        <w:pStyle w:val="BodyText"/>
      </w:pPr>
      <w:r>
        <w:t xml:space="preserve">Addressing this threat in public policy requires piercing the black box of dual-use data analytics. It requires understanding how the literature has tracked the shift from traditional institutional, </w:t>
      </w:r>
      <w:r>
        <w:rPr>
          <w:i/>
          <w:iCs/>
        </w:rPr>
        <w:t>disciplinary</w:t>
      </w:r>
      <w:r>
        <w:t xml:space="preserve"> governance to algorithmic societies of control (Deleuze, 1990), and how the tools of urban optimisation have become simultaneously the instruments of urbicide. Deleuze’s observation, made in 1990, reads today as a description of the datafied city:</w:t>
      </w:r>
    </w:p>
    <w:p w14:paraId="6378AC19" w14:textId="77777777" w:rsidR="00915418" w:rsidRDefault="00000000">
      <w:pPr>
        <w:pStyle w:val="BlockText"/>
      </w:pPr>
      <w:r>
        <w:t>The numerical language of control is made of codes that mark access to information, or reject it. We no longer find ourselves dealing with the mass/individual pair. Individuals have become “dividuals,” and masses, samples, data, markets, or “banks.” (Deleuze, 1990, p. 5)</w:t>
      </w:r>
    </w:p>
    <w:p w14:paraId="276F3884" w14:textId="77777777" w:rsidR="00915418" w:rsidRDefault="00EE666C">
      <w:r>
        <w:rPr>
          <w:noProof/>
        </w:rPr>
      </w:r>
      <w:r w:rsidR="00EE666C">
        <w:rPr>
          <w:noProof/>
        </w:rPr>
        <w:pict w14:anchorId="24675D12">
          <v:rect id="_x0000_i1027" alt="" style="width:451.3pt;height:.05pt;mso-width-percent:0;mso-height-percent:0;mso-width-percent:0;mso-height-percent:0" o:hralign="center" o:hrstd="t" o:hr="t"/>
        </w:pict>
      </w:r>
    </w:p>
    <w:p w14:paraId="70D7D5F9" w14:textId="77777777" w:rsidR="00915418" w:rsidRDefault="00000000">
      <w:pPr>
        <w:pStyle w:val="Heading2"/>
      </w:pPr>
      <w:bookmarkStart w:id="9" w:name="_Toc236327936"/>
      <w:bookmarkStart w:id="10" w:name="research-questions-and-structure"/>
      <w:bookmarkEnd w:id="8"/>
      <w:r>
        <w:t>1.3 Research Questions and Structure</w:t>
      </w:r>
      <w:bookmarkEnd w:id="9"/>
    </w:p>
    <w:p w14:paraId="2338B03D" w14:textId="77777777" w:rsidR="00915418" w:rsidRDefault="00000000">
      <w:pPr>
        <w:pStyle w:val="FirstParagraph"/>
      </w:pPr>
      <w:r>
        <w:t>This dissertation investigates that shift systematically. Rather than arguing the dual-use claim from selected cases, it maps how three and a half decades of academic and policy literature have — and have not — registered the connections between algorithmic urban governance and spatial destruction. Two research questions structure the inquiry:</w:t>
      </w:r>
    </w:p>
    <w:p w14:paraId="50CDD486" w14:textId="77777777" w:rsidR="00915418" w:rsidRDefault="00000000">
      <w:pPr>
        <w:pStyle w:val="Compact"/>
        <w:numPr>
          <w:ilvl w:val="0"/>
          <w:numId w:val="2"/>
        </w:numPr>
      </w:pPr>
      <w:r>
        <w:rPr>
          <w:b/>
          <w:bCs/>
        </w:rPr>
        <w:t>RQ1:</w:t>
      </w:r>
      <w:r>
        <w:t xml:space="preserve"> </w:t>
      </w:r>
      <w:r>
        <w:rPr>
          <w:i/>
          <w:iCs/>
        </w:rPr>
        <w:t>How has the academic and policy literature from 1990 to 2025 conceptualised the dual-use nature of algorithmic technologies in urban governance, specifically in contrast to traditional physical infrastructure?</w:t>
      </w:r>
    </w:p>
    <w:p w14:paraId="035EF3A6" w14:textId="77777777" w:rsidR="00915418" w:rsidRDefault="00000000">
      <w:pPr>
        <w:pStyle w:val="Compact"/>
        <w:numPr>
          <w:ilvl w:val="0"/>
          <w:numId w:val="2"/>
        </w:numPr>
      </w:pPr>
      <w:r>
        <w:rPr>
          <w:b/>
          <w:bCs/>
        </w:rPr>
        <w:lastRenderedPageBreak/>
        <w:t>RQ2:</w:t>
      </w:r>
      <w:r>
        <w:t xml:space="preserve"> </w:t>
      </w:r>
      <w:r>
        <w:rPr>
          <w:i/>
          <w:iCs/>
        </w:rPr>
        <w:t>To what extent does the evolving discourse reflect a shift from institutional (disciplinary) management of urban space to algorithmic (modulatory) control, and how is this shift implicated in instances of systemic urban destruction or domicide?</w:t>
      </w:r>
    </w:p>
    <w:p w14:paraId="6CB5C80C" w14:textId="77777777" w:rsidR="00915418" w:rsidRDefault="00000000">
      <w:pPr>
        <w:pStyle w:val="FirstParagraph"/>
      </w:pPr>
      <w:r>
        <w:t>To answer them, the dissertation conducts a systematic literature review (SLR) of 275 records, following a modified PRISMA protocol across two complementary search strategies: one mapping the civil–military urban technology nexus, the other isolating literature on spatial destruction and the datafied city. The review is guided by a theoretical framework assembled from five sources — Arrow’s economics of information goods, Deleuze’s societies of control, De Landa’s machinic assemblages, Michael’s epistemic authority, and the spatial-destruction theses of King, Graham, and Weizman.</w:t>
      </w:r>
    </w:p>
    <w:p w14:paraId="14C85CAA" w14:textId="77777777" w:rsidR="00915418" w:rsidRDefault="00000000">
      <w:pPr>
        <w:pStyle w:val="BodyText"/>
      </w:pPr>
      <w:r>
        <w:t>The dissertation proceeds as follows. Chapter 2 assembles that theoretical framework and states the structural dual-use claim the review tests. Chapter 3 details the SLR methodology: search design, screening, quality appraisal, and thematic extraction. Chapter 4 presents the findings as a systematic map of the literature. Chapter 5 discusses the findings against the framework, including the review’s central observation that the two searched literatures barely intersect. Chapter 6 concludes with limitations and a research agenda.</w:t>
      </w:r>
    </w:p>
    <w:p w14:paraId="6597933D" w14:textId="77777777" w:rsidR="00915418" w:rsidRDefault="00000000">
      <w:pPr>
        <w:pStyle w:val="BodyText"/>
      </w:pPr>
      <w:r>
        <w:t xml:space="preserve">The stakes for policymakers are concrete. When a municipal government procures a GIS platform or an AI-driven traffic management system, it is — knowingly or not — acquiring technology governed by the economics of the information good; the same system, transferred to a military context, becomes a targeting apparatus without new supply chains, new procurement, or new infrastructure. The policy question is not whether such transfer </w:t>
      </w:r>
      <w:r>
        <w:rPr>
          <w:i/>
          <w:iCs/>
        </w:rPr>
        <w:t>can</w:t>
      </w:r>
      <w:r>
        <w:t xml:space="preserve"> happen, but whether the frameworks of oversight, procurement, and accountability that govern urban technology have registered the possibility at all. This dissertation’s contribution is diagnostic before it is prescriptive: an evidence-based map of where the policy conversation has looked, and where it has been blind.</w:t>
      </w:r>
    </w:p>
    <w:p w14:paraId="02F86ED2" w14:textId="77777777" w:rsidR="00915418" w:rsidRDefault="00EE666C">
      <w:r>
        <w:rPr>
          <w:noProof/>
        </w:rPr>
      </w:r>
      <w:r w:rsidR="00EE666C">
        <w:rPr>
          <w:noProof/>
        </w:rPr>
        <w:pict w14:anchorId="2FAA8261">
          <v:rect id="_x0000_i1028" alt="" style="width:451.3pt;height:.05pt;mso-width-percent:0;mso-height-percent:0;mso-width-percent:0;mso-height-percent:0" o:hralign="center" o:hrstd="t" o:hr="t"/>
        </w:pict>
      </w:r>
    </w:p>
    <w:p w14:paraId="0FC011BC" w14:textId="77777777" w:rsidR="00915418" w:rsidRDefault="00000000">
      <w:pPr>
        <w:pStyle w:val="Heading2"/>
      </w:pPr>
      <w:bookmarkStart w:id="11" w:name="_Toc236327937"/>
      <w:bookmarkStart w:id="12" w:name="reference-list-for-this-chapter"/>
      <w:bookmarkEnd w:id="10"/>
      <w:r>
        <w:t>Reference list (for this chapter)</w:t>
      </w:r>
      <w:bookmarkEnd w:id="11"/>
    </w:p>
    <w:p w14:paraId="5675098D" w14:textId="77777777" w:rsidR="00915418" w:rsidRDefault="00000000">
      <w:pPr>
        <w:pStyle w:val="FirstParagraph"/>
      </w:pPr>
      <w:r>
        <w:t>Anderson, C., 2008. The end of theory: The data deluge makes the scientific method obsolete. Wired, 23 June 2008.</w:t>
      </w:r>
    </w:p>
    <w:p w14:paraId="62FC562A" w14:textId="77777777" w:rsidR="00915418" w:rsidRDefault="00000000">
      <w:pPr>
        <w:pStyle w:val="BodyText"/>
      </w:pPr>
      <w:r>
        <w:t>Arroub, A., Zahi, B., Sabir, E., Sadik, M., 2016. A literature review on Smart Cities: Paradigms, opportunities and open problems, in: 2016 International Conference on Wireless Networks and Mobile Communications (WINCOM). IEEE, pp. 180–186.</w:t>
      </w:r>
    </w:p>
    <w:p w14:paraId="05827156" w14:textId="77777777" w:rsidR="00915418" w:rsidRDefault="00000000">
      <w:pPr>
        <w:pStyle w:val="BodyText"/>
      </w:pPr>
      <w:r>
        <w:t>Arrow, K.J., 1962. Economic welfare and the allocation of resources for invention, in: The Rate and Direction of Inventive Activity: Economic and Social Factors. Princeton University Press, pp. 609–626.</w:t>
      </w:r>
    </w:p>
    <w:p w14:paraId="7842AF2E" w14:textId="77777777" w:rsidR="00915418" w:rsidRDefault="00000000">
      <w:pPr>
        <w:pStyle w:val="BodyText"/>
      </w:pPr>
      <w:r>
        <w:lastRenderedPageBreak/>
        <w:t xml:space="preserve">Cugurullo, F., Caprotti, F., Cook, M., Karvonen, A., MᶜGuirk, P., Marvin, S., 2024. The rise of AI urbanism in post-smart cities: A critical commentary on urban artificial intelligence. </w:t>
      </w:r>
      <w:r>
        <w:rPr>
          <w:i/>
          <w:iCs/>
        </w:rPr>
        <w:t>Urban Studies</w:t>
      </w:r>
      <w:r>
        <w:t xml:space="preserve"> 61, 1168–1182. </w:t>
      </w:r>
      <w:hyperlink r:id="rId7">
        <w:r w:rsidR="00915418">
          <w:rPr>
            <w:rStyle w:val="Hyperlink"/>
          </w:rPr>
          <w:t>https://doi.org/10.1177/00420980231203386</w:t>
        </w:r>
      </w:hyperlink>
    </w:p>
    <w:p w14:paraId="314767BB" w14:textId="77777777" w:rsidR="00915418" w:rsidRDefault="00000000">
      <w:pPr>
        <w:pStyle w:val="BodyText"/>
      </w:pPr>
      <w:r>
        <w:t xml:space="preserve">Deleuze, G., 1990. Postscript on the societies of control. </w:t>
      </w:r>
      <w:r>
        <w:rPr>
          <w:i/>
          <w:iCs/>
        </w:rPr>
        <w:t>October</w:t>
      </w:r>
      <w:r>
        <w:t xml:space="preserve"> 59, 3–7.</w:t>
      </w:r>
    </w:p>
    <w:p w14:paraId="1B6339B1" w14:textId="77777777" w:rsidR="00915418" w:rsidRDefault="00000000">
      <w:pPr>
        <w:pStyle w:val="BodyText"/>
      </w:pPr>
      <w:r>
        <w:t xml:space="preserve">Forensic Architecture, 2023. A Cartography of Genocide: Israel’s Conduct in Gaza Since October 2023. </w:t>
      </w:r>
      <w:hyperlink r:id="rId8">
        <w:r w:rsidR="00915418">
          <w:rPr>
            <w:rStyle w:val="Hyperlink"/>
          </w:rPr>
          <w:t>https://forensic-architecture.org</w:t>
        </w:r>
      </w:hyperlink>
    </w:p>
    <w:p w14:paraId="48A8FD16" w14:textId="77777777" w:rsidR="00915418" w:rsidRDefault="00000000">
      <w:pPr>
        <w:pStyle w:val="BodyText"/>
      </w:pPr>
      <w:r>
        <w:t xml:space="preserve">Kitchin, R., 2014. Big Data, new epistemologies and paradigm shifts. </w:t>
      </w:r>
      <w:r>
        <w:rPr>
          <w:i/>
          <w:iCs/>
        </w:rPr>
        <w:t>Big Data &amp; Society</w:t>
      </w:r>
      <w:r>
        <w:t xml:space="preserve"> 1, 2053951714528481.</w:t>
      </w:r>
    </w:p>
    <w:p w14:paraId="16022144" w14:textId="77777777" w:rsidR="00915418" w:rsidRDefault="00000000">
      <w:pPr>
        <w:pStyle w:val="BodyText"/>
      </w:pPr>
      <w:r>
        <w:t xml:space="preserve">Michael, K., 2007. The Israel Defense Forces as an epistemic authority: An intellectual challenge in the reality of the Israeli–Palestinian conflict. </w:t>
      </w:r>
      <w:r>
        <w:rPr>
          <w:i/>
          <w:iCs/>
        </w:rPr>
        <w:t>Journal of Strategic Studies</w:t>
      </w:r>
      <w:r>
        <w:t xml:space="preserve"> 30, 421–446. </w:t>
      </w:r>
      <w:hyperlink r:id="rId9">
        <w:r w:rsidR="00915418">
          <w:rPr>
            <w:rStyle w:val="Hyperlink"/>
          </w:rPr>
          <w:t>https://doi.org/10.1080/01402390701343417</w:t>
        </w:r>
      </w:hyperlink>
    </w:p>
    <w:p w14:paraId="6AC2F33C" w14:textId="77777777" w:rsidR="00915418" w:rsidRDefault="00000000">
      <w:pPr>
        <w:pStyle w:val="BodyText"/>
      </w:pPr>
      <w:r>
        <w:t xml:space="preserve">Pasquale, F., 2015. </w:t>
      </w:r>
      <w:r>
        <w:rPr>
          <w:i/>
          <w:iCs/>
        </w:rPr>
        <w:t>The Black Box Society: The Secret Algorithms That Control Money and Information</w:t>
      </w:r>
      <w:r>
        <w:t>. Harvard University Press.</w:t>
      </w:r>
    </w:p>
    <w:p w14:paraId="53FA3437" w14:textId="77777777" w:rsidR="00915418" w:rsidRDefault="00000000">
      <w:pPr>
        <w:pStyle w:val="BodyText"/>
      </w:pPr>
      <w:r>
        <w:t xml:space="preserve">Sadowski, J., 2026. Machine’s eye view: Postmodern data science and the politics of ground truth. </w:t>
      </w:r>
      <w:r>
        <w:rPr>
          <w:i/>
          <w:iCs/>
        </w:rPr>
        <w:t>Science, Technology, &amp; Human Values</w:t>
      </w:r>
      <w:r>
        <w:t xml:space="preserve"> 51, 251–276. </w:t>
      </w:r>
      <w:hyperlink r:id="rId10">
        <w:r w:rsidR="00915418">
          <w:rPr>
            <w:rStyle w:val="Hyperlink"/>
          </w:rPr>
          <w:t>https://doi.org/10.1177/01622439251331138</w:t>
        </w:r>
      </w:hyperlink>
    </w:p>
    <w:p w14:paraId="40B1FFA4" w14:textId="77777777" w:rsidR="00915418" w:rsidRDefault="00000000">
      <w:pPr>
        <w:pStyle w:val="BodyText"/>
      </w:pPr>
      <w:r>
        <w:t xml:space="preserve">Townsend, A.M., 2013. </w:t>
      </w:r>
      <w:r>
        <w:rPr>
          <w:i/>
          <w:iCs/>
        </w:rPr>
        <w:t>Smart Cities: Big Data, Civic Hackers and the Quest for a New Utopia</w:t>
      </w:r>
      <w:r>
        <w:t>. W.W. Norton &amp; Company.</w:t>
      </w:r>
    </w:p>
    <w:p w14:paraId="07A9125E" w14:textId="77777777" w:rsidR="00915418" w:rsidRDefault="00000000">
      <w:pPr>
        <w:pStyle w:val="BodyText"/>
      </w:pPr>
      <w:r>
        <w:t xml:space="preserve">Van Dijck, J., 2014. Datafication, dataism and dataveillance: Big Data between scientific paradigm and ideology. </w:t>
      </w:r>
      <w:r>
        <w:rPr>
          <w:i/>
          <w:iCs/>
        </w:rPr>
        <w:t>Surveillance &amp; Society</w:t>
      </w:r>
      <w:r>
        <w:t xml:space="preserve"> 12, 197–208.</w:t>
      </w:r>
    </w:p>
    <w:p w14:paraId="1F8F8F2D" w14:textId="77777777" w:rsidR="00915418" w:rsidRDefault="00000000">
      <w:pPr>
        <w:pStyle w:val="BodyText"/>
      </w:pPr>
      <w:r>
        <w:t>Miller, P. and Rose, N., 1990. Governing economic life. Economy and Society, 19(1), pp.1–31. https://doi.org/10.1080/03085149000000001</w:t>
      </w:r>
    </w:p>
    <w:p w14:paraId="7C32672D" w14:textId="77777777" w:rsidR="00915418" w:rsidRDefault="00000000">
      <w:pPr>
        <w:pStyle w:val="Heading1"/>
      </w:pPr>
      <w:bookmarkStart w:id="13" w:name="_Toc236327938"/>
      <w:bookmarkStart w:id="14" w:name="chapter-2-theoretical-framework"/>
      <w:bookmarkEnd w:id="3"/>
      <w:bookmarkEnd w:id="12"/>
      <w:r>
        <w:t>Chapter 2 — Theoretical Framework</w:t>
      </w:r>
      <w:bookmarkEnd w:id="13"/>
    </w:p>
    <w:p w14:paraId="34AD310B" w14:textId="77777777" w:rsidR="00915418" w:rsidRDefault="00000000">
      <w:pPr>
        <w:pStyle w:val="FirstParagraph"/>
      </w:pPr>
      <w:r>
        <w:rPr>
          <w:b/>
          <w:bCs/>
        </w:rPr>
        <w:t>Status: FINAL DRAFT · Word target: ~2,750 · Date: 30 July 2026</w:t>
      </w:r>
    </w:p>
    <w:p w14:paraId="733F4B09" w14:textId="77777777" w:rsidR="00915418" w:rsidRDefault="00EE666C">
      <w:r>
        <w:rPr>
          <w:noProof/>
        </w:rPr>
      </w:r>
      <w:r w:rsidR="00EE666C">
        <w:rPr>
          <w:noProof/>
        </w:rPr>
        <w:pict w14:anchorId="5DB9AF69">
          <v:rect id="_x0000_i1029" alt="" style="width:451.3pt;height:.05pt;mso-width-percent:0;mso-height-percent:0;mso-width-percent:0;mso-height-percent:0" o:hralign="center" o:hrstd="t" o:hr="t"/>
        </w:pict>
      </w:r>
    </w:p>
    <w:p w14:paraId="5E2E8284" w14:textId="77777777" w:rsidR="00915418" w:rsidRDefault="00000000">
      <w:pPr>
        <w:pStyle w:val="Heading2"/>
      </w:pPr>
      <w:bookmarkStart w:id="15" w:name="_Toc236327939"/>
      <w:bookmarkStart w:id="16" w:name="assembling-the-framework"/>
      <w:r>
        <w:t>2.1 Assembling the Framework</w:t>
      </w:r>
      <w:bookmarkEnd w:id="15"/>
    </w:p>
    <w:p w14:paraId="3951F1AC" w14:textId="77777777" w:rsidR="00915418" w:rsidRDefault="00000000">
      <w:pPr>
        <w:pStyle w:val="FirstParagraph"/>
      </w:pPr>
      <w:r>
        <w:t>This chapter does not survey the empirical literature on smart cities, surveillance technologies, or urban warfare — that task falls to Chapter 4. Nor does it describe the methodology by which that literature was collected — that is the function of Chapter 3. What this chapter does is assemble a deliberately selected theoretical toolkit: five concepts, drawn from economics, philosophy, military studies, and critical urban theory, that taken together enable the dual-use claim the systematic literature review will test.</w:t>
      </w:r>
    </w:p>
    <w:p w14:paraId="17B126A8" w14:textId="77777777" w:rsidR="00915418" w:rsidRDefault="00000000">
      <w:pPr>
        <w:pStyle w:val="BodyText"/>
      </w:pPr>
      <w:r>
        <w:lastRenderedPageBreak/>
        <w:t>That claim is specific: algorithmic governance tools are structurally dual-use in a way that physical infrastructure is not. This is not a truism about all technology. It rests on five distinct supports: the economic properties of software (Arrow), the institutional logic of control societies (Deleuze), the spatial ontology of the datafied city (De Landa), the epistemic authority conferred by algorithmic systems (Michael), and the empirical record of spatial destruction where these converge (King, Graham, Weizman). Each contributes a necessary element; without any one the framework collapses into either technological determinism or generic anti-surveillance critique. The framework is not presented as a definitive synthesis — it is a deliberately assembled lens whose usefulness the review is designed to test.</w:t>
      </w:r>
    </w:p>
    <w:p w14:paraId="0224C657" w14:textId="77777777" w:rsidR="00915418" w:rsidRDefault="00000000">
      <w:pPr>
        <w:pStyle w:val="BodyText"/>
      </w:pPr>
      <w:r>
        <w:t xml:space="preserve">For the purposes of this dissertation, dual-use is defined as follows: </w:t>
      </w:r>
      <w:r>
        <w:rPr>
          <w:i/>
          <w:iCs/>
        </w:rPr>
        <w:t>a technology developed for civilian urban governance that is structurally transferable to military urban destruction with minimal modification, where the transfer is facilitated by the economic properties of software, the institutional logic of control societies, and the epistemic authority of algorithmic systems.</w:t>
      </w:r>
      <w:r>
        <w:t xml:space="preserve"> This definition deliberately excludes generic technology dual-use (GPS, drones, the internet itself) and focuses on the specific convergence of urban data infrastructure and military spatial operations.</w:t>
      </w:r>
    </w:p>
    <w:p w14:paraId="57D999C6" w14:textId="77777777" w:rsidR="00915418" w:rsidRDefault="00EE666C">
      <w:r>
        <w:rPr>
          <w:noProof/>
        </w:rPr>
      </w:r>
      <w:r w:rsidR="00EE666C">
        <w:rPr>
          <w:noProof/>
        </w:rPr>
        <w:pict w14:anchorId="007215CC">
          <v:rect id="_x0000_i1030" alt="" style="width:451.3pt;height:.05pt;mso-width-percent:0;mso-height-percent:0;mso-width-percent:0;mso-height-percent:0" o:hralign="center" o:hrstd="t" o:hr="t"/>
        </w:pict>
      </w:r>
    </w:p>
    <w:p w14:paraId="51ED142D" w14:textId="77777777" w:rsidR="00915418" w:rsidRDefault="00000000">
      <w:pPr>
        <w:pStyle w:val="Heading2"/>
      </w:pPr>
      <w:bookmarkStart w:id="17" w:name="_Toc236327940"/>
      <w:bookmarkStart w:id="18" w:name="X49ae26f6d230b1de5b7375e4be126dfa681fea6"/>
      <w:bookmarkEnd w:id="16"/>
      <w:r>
        <w:t>2.2 Arrow: Information Goods and Structural Dual-Use</w:t>
      </w:r>
      <w:bookmarkEnd w:id="17"/>
    </w:p>
    <w:p w14:paraId="0F2BEBA0" w14:textId="77777777" w:rsidR="00915418" w:rsidRDefault="00000000">
      <w:pPr>
        <w:pStyle w:val="FirstParagraph"/>
      </w:pPr>
      <w:r>
        <w:t>Kenneth Arrow’s (1962) analysis of information as an economic good identifies three properties that distinguish it fundamentally from physical commodities. First, information is non-rivalrous: use by one actor does not deplete its availability to others. A geographic information system (GIS) dataset compiled for municipal traffic management remains simultaneously and fully available for military targeting without degradation. Second, information is characterised by high fixed costs of production but near-zero marginal costs of reproduction. Once an algorithm has been developed, its copying and redeployment is essentially costless — a property Arrow recognised as creating a fundamental tension in resource allocation, since the optimal price for existing information is zero while the incentive to produce new information requires prices above zero. Third. and most consequentially — information exhibits frictionless transfer across domains. An algorithm developed for one purpose requires minimal adaptation for another; the parameters change but the underlying architecture persists.</w:t>
      </w:r>
    </w:p>
    <w:p w14:paraId="22FB1478" w14:textId="77777777" w:rsidR="00915418" w:rsidRDefault="00000000">
      <w:pPr>
        <w:pStyle w:val="BodyText"/>
      </w:pPr>
      <w:r>
        <w:t>These properties constitute the structural basis of the dual-use claim. Contrast them with physical infrastructure. A truck fleet built for civilian logistics can certainly be used for military purposes, but doing so requires physical retrofitting, retraining of personnel, rerouting of supply chains, and redeployment of material assets. The economic friction is substantial and visible. An algorithm requires none of these. The same routing model that optimises waste collection in a smart city pilot can be reparameterised for targeting supply lines in a conflict zone with no new procurement, no new infrastructure, and no new institutional authorisation — only a change of inputs.</w:t>
      </w:r>
    </w:p>
    <w:p w14:paraId="154D140A" w14:textId="77777777" w:rsidR="00915418" w:rsidRDefault="00000000">
      <w:pPr>
        <w:pStyle w:val="BodyText"/>
      </w:pPr>
      <w:r>
        <w:lastRenderedPageBreak/>
        <w:t>This is often implicit or entirely absent from the dual-use literature in urban studies, where the tendency is to treat dual-use as a contingent feature of specific technologies (facial recognition, predictive policing) rather than as a structural property of software itself. The SLR will test whether the literature has registered this distinction — whether the economics of information goods figure in how researchers conceptualise the relationship between civilian urban technology and military applications.</w:t>
      </w:r>
    </w:p>
    <w:p w14:paraId="4906924F" w14:textId="77777777" w:rsidR="00915418" w:rsidRDefault="00EE666C">
      <w:r>
        <w:rPr>
          <w:noProof/>
        </w:rPr>
      </w:r>
      <w:r w:rsidR="00EE666C">
        <w:rPr>
          <w:noProof/>
        </w:rPr>
        <w:pict w14:anchorId="5FF8A9EE">
          <v:rect id="_x0000_i1031" alt="" style="width:451.3pt;height:.05pt;mso-width-percent:0;mso-height-percent:0;mso-width-percent:0;mso-height-percent:0" o:hralign="center" o:hrstd="t" o:hr="t"/>
        </w:pict>
      </w:r>
    </w:p>
    <w:p w14:paraId="1C27AFE7" w14:textId="77777777" w:rsidR="00915418" w:rsidRDefault="00000000">
      <w:pPr>
        <w:pStyle w:val="Heading2"/>
      </w:pPr>
      <w:bookmarkStart w:id="19" w:name="_Toc236327941"/>
      <w:bookmarkStart w:id="20" w:name="deleuze-from-discipline-to-control"/>
      <w:bookmarkEnd w:id="18"/>
      <w:r>
        <w:t>2.3 Deleuze: From Discipline to Control</w:t>
      </w:r>
      <w:bookmarkEnd w:id="19"/>
    </w:p>
    <w:p w14:paraId="3993E42B" w14:textId="77777777" w:rsidR="00915418" w:rsidRDefault="00000000">
      <w:pPr>
        <w:pStyle w:val="FirstParagraph"/>
      </w:pPr>
      <w:r>
        <w:t xml:space="preserve">If Arrow explains </w:t>
      </w:r>
      <w:r>
        <w:rPr>
          <w:i/>
          <w:iCs/>
        </w:rPr>
        <w:t>that</w:t>
      </w:r>
      <w:r>
        <w:t xml:space="preserve"> software dual-use is structurally cheap and frictionless, Deleuze explains </w:t>
      </w:r>
      <w:r>
        <w:rPr>
          <w:i/>
          <w:iCs/>
        </w:rPr>
        <w:t>why the institutional environment is uniquely receptive</w:t>
      </w:r>
      <w:r>
        <w:t xml:space="preserve"> to it. His 1990 </w:t>
      </w:r>
      <w:r>
        <w:rPr>
          <w:i/>
          <w:iCs/>
        </w:rPr>
        <w:t>Postscript on the Societies of Control</w:t>
      </w:r>
      <w:r>
        <w:t xml:space="preserve"> describes a rupture in the logic of power that has direct implications for how algorithmic governance operates — and why it resists conventional regulatory oversight.</w:t>
      </w:r>
    </w:p>
    <w:p w14:paraId="79A528BF" w14:textId="77777777" w:rsidR="00915418" w:rsidRDefault="00000000">
      <w:pPr>
        <w:pStyle w:val="BodyText"/>
      </w:pPr>
      <w:r>
        <w:t>Foucault (1975) located disciplinary societies in the eighteenth and nineteenth centuries, reaching their height at the outset of the twentieth. Disciplinary power operated through vast spaces of enclosure — the prison, the barracks, the factory, the school — each with its own laws, its own spatial boundaries, its own visible architecture of control. The individual passed from one closed environment to another, and the analogy between them was explicit: “at the sight of some laborers, the heroine of Rossellini’s *Europa ‘51* could exclaim, ’I thought I was seeing convicts’” (Deleuze, 1990, p. 3).</w:t>
      </w:r>
    </w:p>
    <w:p w14:paraId="50193381" w14:textId="77777777" w:rsidR="00915418" w:rsidRDefault="00000000">
      <w:pPr>
        <w:pStyle w:val="BodyText"/>
      </w:pPr>
      <w:r>
        <w:t>Deleuze argues that these enclosures are in generalised crisis. We have moved from societies of discipline to societies of control, and the distinction is not merely technological but logical. Enclosures are moulds, distinct castings; controls are a modulation, “like a self-deforming cast that will continuously change from one moment to the other” (ibid., p. 4). Disciplinary power was punctual — it began and ended at the gates of the institution. Control is continuous, ambient, and always-on. The factory disciplined its workers during shifts; the corporation modulates its employees through perpetual assessment, continuous feedback loops, and algorithmic performance metrics that follow them home.</w:t>
      </w:r>
    </w:p>
    <w:p w14:paraId="71D9A91D" w14:textId="77777777" w:rsidR="00915418" w:rsidRDefault="00000000">
      <w:pPr>
        <w:pStyle w:val="BodyText"/>
      </w:pPr>
      <w:r>
        <w:t>First, the dividual: in control societies, “individuals have become ‘dividuals,’ and masses, samples, data, markets, or ‘banks’” (ibid., p. 5). The individual is decomposed into data points — locational, behavioural, biometric — each of which can be tracked, scored, and acted upon independently. This is the ontological precondition for De Landa’s targetable city: you cannot target an individual, but you can target a dividual’s data signature.</w:t>
      </w:r>
    </w:p>
    <w:p w14:paraId="4639A1CA" w14:textId="77777777" w:rsidR="00915418" w:rsidRDefault="00000000">
      <w:pPr>
        <w:pStyle w:val="BodyText"/>
      </w:pPr>
      <w:r>
        <w:t xml:space="preserve">Second, the code: control societies operate not through watchwords (the sign of disciplinary integration and resistance) but through passwords — “codes that mark access to information, or reject it” (ibid., p. 5). Urban governance in a control society functions through algorithmic access and denial: the smart card that grants or refuses entry, the credit score that enables or forecloses housing, the predictive policing algorithm that </w:t>
      </w:r>
      <w:r>
        <w:lastRenderedPageBreak/>
        <w:t>saturates one neighbourhood with patrols while leaving another unmonitored. These are not visible walls but continuous modulations of access and restriction.</w:t>
      </w:r>
    </w:p>
    <w:p w14:paraId="2C009DB9" w14:textId="77777777" w:rsidR="00915418" w:rsidRDefault="00000000">
      <w:pPr>
        <w:pStyle w:val="BodyText"/>
      </w:pPr>
      <w:r>
        <w:t>Third, Deleuze cites Guattari’s vision of a city where one would leave one’s apartment, one’s street, one’s neighbourhood thanks to an electronic card — “but the card could just as easily be rejected on a given day or between certain hours; what counts is not the barrier but the computer that tracks each person’s position. licit or illicit — and effects a universal modulation” (ibid., p. 7). This is the smart city avant la lettre, and it illustrates precisely why algorithmic dual-use is harder to regulate than physical dual-use: regulation conventionally targets visible institutional boundaries (the wall, the checkpoint, the procurement contract), not continuous flows of data and modulation.</w:t>
      </w:r>
    </w:p>
    <w:p w14:paraId="2EAF85CB" w14:textId="77777777" w:rsidR="00915418" w:rsidRDefault="00000000">
      <w:pPr>
        <w:pStyle w:val="BodyText"/>
      </w:pPr>
      <w:r>
        <w:rPr>
          <w:b/>
          <w:bCs/>
        </w:rPr>
        <w:t>Modulation</w:t>
      </w:r>
      <w:r>
        <w:t xml:space="preserve"> is what makes algorithmic dual-use architectural rather than accidental. The same urban sensor network can optimise traffic flow and enforce movement restrictions, because both are parameter changes in the same system. No institutional rupture is required — only a modulation.</w:t>
      </w:r>
    </w:p>
    <w:p w14:paraId="1EAC9071" w14:textId="77777777" w:rsidR="00915418" w:rsidRDefault="00EE666C">
      <w:r>
        <w:rPr>
          <w:noProof/>
        </w:rPr>
      </w:r>
      <w:r w:rsidR="00EE666C">
        <w:rPr>
          <w:noProof/>
        </w:rPr>
        <w:pict w14:anchorId="4856845E">
          <v:rect id="_x0000_i1032" alt="" style="width:451.3pt;height:.05pt;mso-width-percent:0;mso-height-percent:0;mso-width-percent:0;mso-height-percent:0" o:hralign="center" o:hrstd="t" o:hr="t"/>
        </w:pict>
      </w:r>
    </w:p>
    <w:p w14:paraId="5D2E14C4" w14:textId="77777777" w:rsidR="00915418" w:rsidRDefault="00000000">
      <w:pPr>
        <w:pStyle w:val="Heading2"/>
      </w:pPr>
      <w:bookmarkStart w:id="21" w:name="_Toc236327942"/>
      <w:bookmarkStart w:id="22" w:name="X81c122daf65f3f23e5df39f9e22ffcb76d482f2"/>
      <w:bookmarkEnd w:id="20"/>
      <w:r>
        <w:t>2.4 De Landa: Machinic Assemblages and the Targetable City</w:t>
      </w:r>
      <w:bookmarkEnd w:id="21"/>
    </w:p>
    <w:p w14:paraId="4BDF9B9D" w14:textId="77777777" w:rsidR="00915418" w:rsidRDefault="00000000">
      <w:pPr>
        <w:pStyle w:val="FirstParagraph"/>
      </w:pPr>
      <w:r>
        <w:t>Deleuze supplies the logic of control; Manuel De Landa supplies its terrain: the city itself, reconceived as a programmable field.</w:t>
      </w:r>
    </w:p>
    <w:p w14:paraId="5C61ABE7" w14:textId="77777777" w:rsidR="00915418" w:rsidRDefault="00000000">
      <w:pPr>
        <w:pStyle w:val="BodyText"/>
      </w:pPr>
      <w:r>
        <w:t>In War in the Age of Intelligent Machines (1992), De Landa traces the progressive automation of military decision-making and the emergence of the battlespace as a machinic assemblage — a heterogeneous network of human and non-human components (sensors, algorithms, command structures, weapons platforms) that functions as a directed system. The key insight is that the battlespace is not a given terrain but a constructed one: it must be mapped, datafied, and rendered machine-readable before it can be fought over. The same is true of the city.</w:t>
      </w:r>
    </w:p>
    <w:p w14:paraId="2A0C9CE7" w14:textId="77777777" w:rsidR="00915418" w:rsidRDefault="00000000">
      <w:pPr>
        <w:pStyle w:val="BodyText"/>
      </w:pPr>
      <w:r>
        <w:t xml:space="preserve">De Landa’s broader philosophical project, developed in </w:t>
      </w:r>
      <w:r>
        <w:rPr>
          <w:i/>
          <w:iCs/>
        </w:rPr>
        <w:t>Intensive Science and Virtual Philosophy</w:t>
      </w:r>
      <w:r>
        <w:t xml:space="preserve"> (2014), provides the ontological underpinning. Drawing on dynamical systems theory, De Landa replaces essentialist categories with </w:t>
      </w:r>
      <w:r>
        <w:rPr>
          <w:i/>
          <w:iCs/>
        </w:rPr>
        <w:t>multiplicities</w:t>
      </w:r>
      <w:r>
        <w:t xml:space="preserve"> — structures of possibility spaces defined by attractors and bifurcations. A multiplicity specifies the range of states a system can adopt and the critical thresholds at which it transitions between them. Applied to the urban context, this framework allows us to conceptualise the city not as a fixed entity with essential properties (residential, commercial, industrial) but as a </w:t>
      </w:r>
      <w:r>
        <w:rPr>
          <w:i/>
          <w:iCs/>
        </w:rPr>
        <w:t>state space</w:t>
      </w:r>
      <w:r>
        <w:t xml:space="preserve"> — a field of possible configurations structured by the data infrastructure that models it.</w:t>
      </w:r>
    </w:p>
    <w:p w14:paraId="40EC178B" w14:textId="77777777" w:rsidR="00915418" w:rsidRDefault="00000000">
      <w:pPr>
        <w:pStyle w:val="BodyText"/>
      </w:pPr>
      <w:r>
        <w:t xml:space="preserve">Read through De Landa, the city becomes a targetable field — a space where the same population-level data (density, flow, infrastructure networks, resource distribution) functions simultaneously as an optimisation input for civilian governance and a targeting matrix for military destruction. The smart city’s sensor network maps traffic congestion for </w:t>
      </w:r>
      <w:r>
        <w:lastRenderedPageBreak/>
        <w:t>optimisation; the same network maps population density for targeting. The GIS platform that zones a neighbourhood for mixed-use development shares its core software architecture with the GIS platform that designates it as an evacuation grid. The city becomes, in effect, a single substrate, parameterised for welfare or warfare, with no intrinsic property of the data infrastructure distinguishing between the two modes.</w:t>
      </w:r>
    </w:p>
    <w:p w14:paraId="3C50103B" w14:textId="77777777" w:rsidR="00915418" w:rsidRDefault="00000000">
      <w:pPr>
        <w:pStyle w:val="BodyText"/>
      </w:pPr>
      <w:r>
        <w:t xml:space="preserve">This is the spatial analogue of Arrow’s economic dual-use and Deleuze’s institutional modulation. Arrow explains why the transfer is cheap; Deleuze explains why institutions are receptive to it; De Landa explains </w:t>
      </w:r>
      <w:r>
        <w:rPr>
          <w:i/>
          <w:iCs/>
        </w:rPr>
        <w:t>where it happens</w:t>
      </w:r>
      <w:r>
        <w:t xml:space="preserve"> — in the datafied urban fabric itself.</w:t>
      </w:r>
    </w:p>
    <w:p w14:paraId="668B6E04" w14:textId="77777777" w:rsidR="00915418" w:rsidRDefault="00EE666C">
      <w:r>
        <w:rPr>
          <w:noProof/>
        </w:rPr>
      </w:r>
      <w:r w:rsidR="00EE666C">
        <w:rPr>
          <w:noProof/>
        </w:rPr>
        <w:pict w14:anchorId="61E6F65E">
          <v:rect id="_x0000_i1033" alt="" style="width:451.3pt;height:.05pt;mso-width-percent:0;mso-height-percent:0;mso-width-percent:0;mso-height-percent:0" o:hralign="center" o:hrstd="t" o:hr="t"/>
        </w:pict>
      </w:r>
    </w:p>
    <w:p w14:paraId="0E086D57" w14:textId="77777777" w:rsidR="00915418" w:rsidRDefault="00000000">
      <w:pPr>
        <w:pStyle w:val="Heading2"/>
      </w:pPr>
      <w:bookmarkStart w:id="23" w:name="_Toc236327943"/>
      <w:bookmarkStart w:id="24" w:name="michael-epistemic-authority-through-data"/>
      <w:bookmarkEnd w:id="22"/>
      <w:r>
        <w:t>2.5 Michael: Epistemic Authority Through Data</w:t>
      </w:r>
      <w:bookmarkEnd w:id="23"/>
    </w:p>
    <w:p w14:paraId="74576CEE" w14:textId="77777777" w:rsidR="00915418" w:rsidRDefault="00000000">
      <w:pPr>
        <w:pStyle w:val="FirstParagraph"/>
      </w:pPr>
      <w:r>
        <w:t xml:space="preserve">De Landa shows us </w:t>
      </w:r>
      <w:r>
        <w:rPr>
          <w:i/>
          <w:iCs/>
        </w:rPr>
        <w:t>how</w:t>
      </w:r>
      <w:r>
        <w:t xml:space="preserve"> the city becomes a programmable field. Kobi Michael shows us </w:t>
      </w:r>
      <w:r>
        <w:rPr>
          <w:i/>
          <w:iCs/>
        </w:rPr>
        <w:t>who gets to program it</w:t>
      </w:r>
      <w:r>
        <w:t xml:space="preserve"> — and why that authority is structurally dangerous.</w:t>
      </w:r>
    </w:p>
    <w:p w14:paraId="58FAEDDB" w14:textId="77777777" w:rsidR="00915418" w:rsidRDefault="00000000">
      <w:pPr>
        <w:pStyle w:val="BodyText"/>
      </w:pPr>
      <w:r>
        <w:t>Here the framework moves from general structure to a paradigmatic case. Michael’s (2007) concept of the IDF as an epistemic authority is the most directly applicable account of how algorithmic governance translates into political power. Drawing on Kruglanski’s social-psychological concept and Foucault’s power/knowledge dynamic, Michael argues that during the era of Low Intensity Conflict, the Israeli political echelon — experiencing “strategic helplessness” (p. 428) and operating with “creative fuzziness” (p. 429) — effectively abdicated its responsibility to chart a political endgame. Into this vacuum stepped the IDF, claiming not merely operational capability but epistemic authority: the right to define what counts as true knowledge about the conflict.</w:t>
      </w:r>
    </w:p>
    <w:p w14:paraId="2D83CD17" w14:textId="77777777" w:rsidR="00915418" w:rsidRDefault="00000000">
      <w:pPr>
        <w:pStyle w:val="BodyText"/>
      </w:pPr>
      <w:r>
        <w:t>The mechanism was systematic knowledge production. Under Ya’alon’s leadership, the IDF developed an elaborate Estimation of the Situation (EOS) process — knowledge maps, conceptual frameworks, staff methodologies. that far exceeded the civilian government’s analytical capacity. Cabinet discussions, lacking alternative knowledge infrastructures, invariably reverted to the tactical and operational level, “lacking sufficient depth” (Michael, 2007, p. 439). The military dominated the “discourse space” not through coercion but through informational dependence: the political echelon came to rely on military knowledge as the only available framework for understanding the conflict. In Foucault’s terms, the IDF became the “truth and lie agent” — the institution that determines which propositions enter the discourse and which are excluded.</w:t>
      </w:r>
    </w:p>
    <w:p w14:paraId="345FBFBA" w14:textId="77777777" w:rsidR="00915418" w:rsidRDefault="00000000">
      <w:pPr>
        <w:pStyle w:val="BodyText"/>
      </w:pPr>
      <w:r>
        <w:t xml:space="preserve">This dissertation </w:t>
      </w:r>
      <w:r>
        <w:rPr>
          <w:b/>
          <w:bCs/>
        </w:rPr>
        <w:t>updates</w:t>
      </w:r>
      <w:r>
        <w:t xml:space="preserve"> Michael’s framework in three ways. First, the </w:t>
      </w:r>
      <w:r>
        <w:rPr>
          <w:b/>
          <w:bCs/>
        </w:rPr>
        <w:t>algorithmic turn</w:t>
      </w:r>
      <w:r>
        <w:t>: epistemic authority is now exercised not primarily through linguistic dominance and staff work but through data analytics, AI-driven target generation, and GIS. The authority is harder to contest because it appears objective and computational. When a targeting recommendation arrives as the output of a machine-learning model rather than as a general’s argument, it carries the veneer of neutrality that Pasquale (2015) identifies as the black box problem — society is skewed to the advantage of “black box insiders” who alone understand the system’s operations.</w:t>
      </w:r>
    </w:p>
    <w:p w14:paraId="584B0A47" w14:textId="77777777" w:rsidR="00915418" w:rsidRDefault="00000000">
      <w:pPr>
        <w:pStyle w:val="BodyText"/>
      </w:pPr>
      <w:r>
        <w:lastRenderedPageBreak/>
        <w:t xml:space="preserve">Second, the </w:t>
      </w:r>
      <w:r>
        <w:rPr>
          <w:b/>
          <w:bCs/>
        </w:rPr>
        <w:t>material upgrade</w:t>
      </w:r>
      <w:r>
        <w:t>: Sadowski’s (2026) concept of the “God’s Eye View” describes how remote sensing and satellite surveillance give the military an epistemic monopoly on spatial truth. Only the military possesses the sensor network; only the military can produce the “ground truth” against which all other claims are measured. This monopoly is materially underwritten by the same satellite constellations and sensor arrays that underpin civilian urban management — weather monitoring, traffic analysis, land-use planning.</w:t>
      </w:r>
    </w:p>
    <w:p w14:paraId="51D6191D" w14:textId="77777777" w:rsidR="00915418" w:rsidRDefault="00000000">
      <w:pPr>
        <w:pStyle w:val="BodyText"/>
      </w:pPr>
      <w:r>
        <w:t xml:space="preserve">Third, </w:t>
      </w:r>
      <w:r>
        <w:rPr>
          <w:b/>
          <w:bCs/>
        </w:rPr>
        <w:t>collateral penetration</w:t>
      </w:r>
      <w:r>
        <w:t>: the same sensor networks that produce civilian urban data — traffic flows, zoning maps, population density estimates — seamlessly feed into military intelligence. The dual-use convergence is epistemic before it is operational. Before a single targeting decision is made, the epistemic framework has already been set by data infrastructures that are structurally indifferent to their application. Michael’s original argument identified informational dependence as the mechanism of military dominance; in the algorithmic era, that dependence is built into the data infrastructure itself.</w:t>
      </w:r>
    </w:p>
    <w:p w14:paraId="1D8E46C7" w14:textId="77777777" w:rsidR="00915418" w:rsidRDefault="00EE666C">
      <w:r>
        <w:rPr>
          <w:noProof/>
        </w:rPr>
      </w:r>
      <w:r w:rsidR="00EE666C">
        <w:rPr>
          <w:noProof/>
        </w:rPr>
        <w:pict w14:anchorId="79DD04CC">
          <v:rect id="_x0000_i1034" alt="" style="width:451.3pt;height:.05pt;mso-width-percent:0;mso-height-percent:0;mso-width-percent:0;mso-height-percent:0" o:hralign="center" o:hrstd="t" o:hr="t"/>
        </w:pict>
      </w:r>
    </w:p>
    <w:p w14:paraId="763E0094" w14:textId="77777777" w:rsidR="00915418" w:rsidRDefault="00000000">
      <w:pPr>
        <w:pStyle w:val="Heading2"/>
      </w:pPr>
      <w:bookmarkStart w:id="25" w:name="_Toc236327944"/>
      <w:bookmarkStart w:id="26" w:name="X345c666f18ce085199ba3df210f2cc83aad6488"/>
      <w:bookmarkEnd w:id="24"/>
      <w:r>
        <w:t>2.6 King, Graham, and Weizman: Domicide, Urbicide, Vertical Sovereignty</w:t>
      </w:r>
      <w:bookmarkEnd w:id="25"/>
    </w:p>
    <w:p w14:paraId="43A92820" w14:textId="77777777" w:rsidR="00915418" w:rsidRDefault="00000000">
      <w:pPr>
        <w:pStyle w:val="FirstParagraph"/>
      </w:pPr>
      <w:r>
        <w:t>The framework so far is a chain of mechanisms — economic, institutional, spatial, epistemic. Three thinkers show where that chain ends: King names what is violated, Graham describes the geopolitical architecture of its violation, and Weizman documents the limit-case.</w:t>
      </w:r>
    </w:p>
    <w:p w14:paraId="4B751EED" w14:textId="77777777" w:rsidR="00915418" w:rsidRDefault="00000000">
      <w:pPr>
        <w:pStyle w:val="BodyText"/>
      </w:pPr>
      <w:r>
        <w:rPr>
          <w:b/>
          <w:bCs/>
        </w:rPr>
        <w:t>Peter King (2004) provides the phenomenological ground. In Private Dwelling, King argues that the home is not merely a physical structure but an ontologically defined interior space — the site of privacy, boundary, and dwelling. The home is where the individual is most fully constituted as a private subject, shielded from the gaze of the state and the market. Algorithmic penetration of the home. through GIS mapping, predictive policing, smart city sensor networks — is not merely surveillance but an ontological violation of dwelling. The dual-use implication is direct: the same data infrastructure that optimises housing allocation, identifies areas of housing stress, and models population movement can identify homes for demolition, populations for displacement, and neighbourhoods for erasure. What is destroyed when the four previous mechanisms converge is therefore not merely the physical structure but the ontological condition of private dwelling itself.</w:t>
      </w:r>
    </w:p>
    <w:p w14:paraId="673058FD" w14:textId="77777777" w:rsidR="00915418" w:rsidRDefault="00915418">
      <w:pPr>
        <w:pStyle w:val="BodyText"/>
      </w:pPr>
    </w:p>
    <w:p w14:paraId="44D2DB85" w14:textId="77777777" w:rsidR="00915418" w:rsidRDefault="00000000">
      <w:pPr>
        <w:pStyle w:val="BodyText"/>
      </w:pPr>
      <w:r>
        <w:rPr>
          <w:b/>
          <w:bCs/>
        </w:rPr>
        <w:t>Stephen Graham</w:t>
      </w:r>
      <w:r>
        <w:t xml:space="preserve"> (2006, 2011) provides the geopolitical architecture. His concept of the “new military urbanism” describes the systematic reframing of cities as the primary battlespace of the twenty-first century. Urban infrastructure — water systems, electricity grids, telecommunications networks — is no longer collateral damage but </w:t>
      </w:r>
      <w:r>
        <w:rPr>
          <w:i/>
          <w:iCs/>
        </w:rPr>
        <w:t>the target itself</w:t>
      </w:r>
      <w:r>
        <w:t xml:space="preserve">, deliberately struck to achieve political effects through the demodernisation of urban life. </w:t>
      </w:r>
      <w:r>
        <w:lastRenderedPageBreak/>
        <w:t xml:space="preserve">Graham’s concept of </w:t>
      </w:r>
      <w:r>
        <w:rPr>
          <w:i/>
          <w:iCs/>
        </w:rPr>
        <w:t>vertical sovereignty</w:t>
      </w:r>
      <w:r>
        <w:t xml:space="preserve"> describes how drones, satellite surveillance, and aerial bombing change the geometry of urban conflict: control is exercised not through territorial occupation but through volumetric dominance of the airspace above the city.</w:t>
      </w:r>
    </w:p>
    <w:p w14:paraId="683C4F96" w14:textId="77777777" w:rsidR="00915418" w:rsidRDefault="00000000">
      <w:pPr>
        <w:pStyle w:val="BodyText"/>
      </w:pPr>
      <w:r>
        <w:t>Crucially, Graham documents how civilian urban management systems — the very technologies of the smart city; are co-opted for military operations. The dual-use claim is not theoretical for Graham; it is empirically documented. His 2006 discussion of 'dual-use electrical infrastructure'. where the US military's deliberate degradation of Iraq's power grid during the 1991 Gulf War produced 'a form of urbicide; the systematic destruction of the modern city' — demonstrates the precision of his analysis. The same logic resurfaces later in the review as a juridical category (see §5.3), where 'dual-use' shifts from an analytic descriptor to an operational targeting warrant.</w:t>
      </w:r>
    </w:p>
    <w:p w14:paraId="6CC61843" w14:textId="77777777" w:rsidR="00915418" w:rsidRDefault="00000000">
      <w:pPr>
        <w:pStyle w:val="BodyText"/>
      </w:pPr>
      <w:r>
        <w:rPr>
          <w:b/>
          <w:bCs/>
        </w:rPr>
        <w:t>Eyal Weizman (2007) provides the limit-case. Hollow Land analyses the Israeli occupation of Palestinian territory as a laboratory for vertical sovereignty, datafied spatial control, and the weaponisation of urban planning. Weizman shows how architecture, zoning law, and infrastructure planning function as instruments of domination: the settlement wall, the checkpoint, the bypass road each function as spatial technologies of control whose logic the algorithmic systems discussed above inherit and intensify.</w:t>
      </w:r>
    </w:p>
    <w:p w14:paraId="069DBC54" w14:textId="77777777" w:rsidR="00915418" w:rsidRDefault="00000000">
      <w:pPr>
        <w:pStyle w:val="BodyText"/>
      </w:pPr>
      <w:r>
        <w:t>The work of Forensic Architecture (2023–present), which Weizman founded, extends this analysis into the era of AI-driven targeting: their documentation of the systematic destruction of Gaza since October 2023 — the clearing of territory, the engineering of corridors, the implementation of “evacuation grids” — illustrates the systematic weaponisation of urban data infrastructure. The “evacuation grid” is a municipal zoning tool (a GIS overlay dividing urban space into numbered sectors) weaponised for mass displacement: a civilian planning instrument repurposed as an instrument of urbicide with minimal modification.</w:t>
      </w:r>
    </w:p>
    <w:p w14:paraId="6C4E8AE6" w14:textId="77777777" w:rsidR="00915418" w:rsidRDefault="00000000">
      <w:pPr>
        <w:pStyle w:val="BodyText"/>
      </w:pPr>
      <w:r>
        <w:t>These three thinkers ground the framework in material reality. King names the victim — the private dwelling and its ontological violation. Graham provides the geopolitical architecture. the new military urbanism and vertical sovereignty. Weizman documents the empirical record — the occupation and its intensification through algorithmic means. Together they show that the framework is not abstract: it describes outcomes that are already observable.</w:t>
      </w:r>
    </w:p>
    <w:p w14:paraId="1C339617" w14:textId="77777777" w:rsidR="00915418" w:rsidRDefault="00EE666C">
      <w:r>
        <w:rPr>
          <w:noProof/>
        </w:rPr>
      </w:r>
      <w:r w:rsidR="00EE666C">
        <w:rPr>
          <w:noProof/>
        </w:rPr>
        <w:pict w14:anchorId="652EF25C">
          <v:rect id="_x0000_i1035" alt="" style="width:451.3pt;height:.05pt;mso-width-percent:0;mso-height-percent:0;mso-width-percent:0;mso-height-percent:0" o:hralign="center" o:hrstd="t" o:hr="t"/>
        </w:pict>
      </w:r>
    </w:p>
    <w:p w14:paraId="02119FA4" w14:textId="77777777" w:rsidR="00915418" w:rsidRDefault="00000000">
      <w:pPr>
        <w:pStyle w:val="Heading2"/>
      </w:pPr>
      <w:bookmarkStart w:id="27" w:name="_Toc236327945"/>
      <w:bookmarkStart w:id="28" w:name="synthesis-the-analytical-lens"/>
      <w:bookmarkEnd w:id="26"/>
      <w:r>
        <w:t>2.7 Synthesis: The Analytical Lens</w:t>
      </w:r>
      <w:bookmarkEnd w:id="27"/>
    </w:p>
    <w:p w14:paraId="7925FB4A" w14:textId="77777777" w:rsidR="00915418" w:rsidRDefault="00000000">
      <w:pPr>
        <w:pStyle w:val="FirstParagraph"/>
      </w:pPr>
      <w:r>
        <w:t>Each section of this chapter has introduced a theoretical concept and a corresponding coding theme for the systematic literature review. The mapping is deliberate:</w:t>
      </w:r>
    </w:p>
    <w:tbl>
      <w:tblPr>
        <w:tblStyle w:val="Table"/>
        <w:tblW w:w="5000" w:type="pct"/>
        <w:tblLayout w:type="fixed"/>
        <w:tblLook w:val="0020" w:firstRow="1" w:lastRow="0" w:firstColumn="0" w:lastColumn="0" w:noHBand="0" w:noVBand="0"/>
      </w:tblPr>
      <w:tblGrid>
        <w:gridCol w:w="3192"/>
        <w:gridCol w:w="3192"/>
        <w:gridCol w:w="3192"/>
      </w:tblGrid>
      <w:tr w:rsidR="00915418" w14:paraId="13D96706" w14:textId="77777777" w:rsidTr="0091541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26463D" w14:textId="77777777" w:rsidR="00915418" w:rsidRDefault="00000000">
            <w:pPr>
              <w:pStyle w:val="Compact"/>
            </w:pPr>
            <w:r>
              <w:t>Theorist</w:t>
            </w:r>
          </w:p>
        </w:tc>
        <w:tc>
          <w:tcPr>
            <w:tcW w:w="2640" w:type="dxa"/>
          </w:tcPr>
          <w:p w14:paraId="74616268" w14:textId="77777777" w:rsidR="00915418" w:rsidRDefault="00000000">
            <w:pPr>
              <w:pStyle w:val="Compact"/>
            </w:pPr>
            <w:r>
              <w:t>Core concept</w:t>
            </w:r>
          </w:p>
        </w:tc>
        <w:tc>
          <w:tcPr>
            <w:tcW w:w="2640" w:type="dxa"/>
          </w:tcPr>
          <w:p w14:paraId="57091E39" w14:textId="77777777" w:rsidR="00915418" w:rsidRDefault="00000000">
            <w:pPr>
              <w:pStyle w:val="Compact"/>
            </w:pPr>
            <w:r>
              <w:t>Coding theme (Ch4/5)</w:t>
            </w:r>
          </w:p>
        </w:tc>
      </w:tr>
      <w:tr w:rsidR="00915418" w14:paraId="4FF82F36" w14:textId="77777777">
        <w:tc>
          <w:tcPr>
            <w:tcW w:w="2640" w:type="dxa"/>
          </w:tcPr>
          <w:p w14:paraId="1651FD64" w14:textId="77777777" w:rsidR="00915418" w:rsidRDefault="00000000">
            <w:pPr>
              <w:pStyle w:val="Compact"/>
            </w:pPr>
            <w:r>
              <w:t>Arrow (1962)</w:t>
            </w:r>
          </w:p>
        </w:tc>
        <w:tc>
          <w:tcPr>
            <w:tcW w:w="2640" w:type="dxa"/>
          </w:tcPr>
          <w:p w14:paraId="62729F3F" w14:textId="77777777" w:rsidR="00915418" w:rsidRDefault="00000000">
            <w:pPr>
              <w:pStyle w:val="Compact"/>
            </w:pPr>
            <w:r>
              <w:t xml:space="preserve">Information good; near-zero </w:t>
            </w:r>
            <w:r>
              <w:lastRenderedPageBreak/>
              <w:t>marginal cost</w:t>
            </w:r>
          </w:p>
        </w:tc>
        <w:tc>
          <w:tcPr>
            <w:tcW w:w="2640" w:type="dxa"/>
          </w:tcPr>
          <w:p w14:paraId="62541D62" w14:textId="77777777" w:rsidR="00915418" w:rsidRDefault="00000000">
            <w:pPr>
              <w:pStyle w:val="Compact"/>
            </w:pPr>
            <w:r>
              <w:lastRenderedPageBreak/>
              <w:t xml:space="preserve">T1: Information Good &amp; </w:t>
            </w:r>
            <w:r>
              <w:lastRenderedPageBreak/>
              <w:t>Dual-Use Fluidity</w:t>
            </w:r>
          </w:p>
        </w:tc>
      </w:tr>
      <w:tr w:rsidR="00915418" w14:paraId="492CC184" w14:textId="77777777">
        <w:tc>
          <w:tcPr>
            <w:tcW w:w="2640" w:type="dxa"/>
          </w:tcPr>
          <w:p w14:paraId="7F38190F" w14:textId="77777777" w:rsidR="00915418" w:rsidRDefault="00000000">
            <w:pPr>
              <w:pStyle w:val="Compact"/>
            </w:pPr>
            <w:r>
              <w:lastRenderedPageBreak/>
              <w:t>Deleuze (1990)</w:t>
            </w:r>
          </w:p>
        </w:tc>
        <w:tc>
          <w:tcPr>
            <w:tcW w:w="2640" w:type="dxa"/>
          </w:tcPr>
          <w:p w14:paraId="26264A9D" w14:textId="77777777" w:rsidR="00915418" w:rsidRDefault="00000000">
            <w:pPr>
              <w:pStyle w:val="Compact"/>
            </w:pPr>
            <w:r>
              <w:t>Control society; modulation vs. discipline</w:t>
            </w:r>
          </w:p>
        </w:tc>
        <w:tc>
          <w:tcPr>
            <w:tcW w:w="2640" w:type="dxa"/>
          </w:tcPr>
          <w:p w14:paraId="26092DBF" w14:textId="77777777" w:rsidR="00915418" w:rsidRDefault="00000000">
            <w:pPr>
              <w:pStyle w:val="Compact"/>
            </w:pPr>
            <w:r>
              <w:t>T2: Epistemic Authority &amp; Black-Boxing (institutional dimension)</w:t>
            </w:r>
          </w:p>
        </w:tc>
      </w:tr>
      <w:tr w:rsidR="00915418" w14:paraId="74A5AAC3" w14:textId="77777777">
        <w:tc>
          <w:tcPr>
            <w:tcW w:w="2640" w:type="dxa"/>
          </w:tcPr>
          <w:p w14:paraId="5508C995" w14:textId="77777777" w:rsidR="00915418" w:rsidRDefault="00000000">
            <w:pPr>
              <w:pStyle w:val="Compact"/>
            </w:pPr>
            <w:r>
              <w:t>De Landa (1992, 2014)</w:t>
            </w:r>
          </w:p>
        </w:tc>
        <w:tc>
          <w:tcPr>
            <w:tcW w:w="2640" w:type="dxa"/>
          </w:tcPr>
          <w:p w14:paraId="4D2A30CB" w14:textId="77777777" w:rsidR="00915418" w:rsidRDefault="00000000">
            <w:pPr>
              <w:pStyle w:val="Compact"/>
            </w:pPr>
            <w:r>
              <w:t>Machinic assemblage; city as targetable field</w:t>
            </w:r>
          </w:p>
        </w:tc>
        <w:tc>
          <w:tcPr>
            <w:tcW w:w="2640" w:type="dxa"/>
          </w:tcPr>
          <w:p w14:paraId="669EC984" w14:textId="77777777" w:rsidR="00915418" w:rsidRDefault="00000000">
            <w:pPr>
              <w:pStyle w:val="Compact"/>
            </w:pPr>
            <w:r>
              <w:t>T3: Machinic City &amp; Modulation</w:t>
            </w:r>
          </w:p>
        </w:tc>
      </w:tr>
      <w:tr w:rsidR="00915418" w14:paraId="16202807" w14:textId="77777777">
        <w:tc>
          <w:tcPr>
            <w:tcW w:w="2640" w:type="dxa"/>
          </w:tcPr>
          <w:p w14:paraId="1294E491" w14:textId="77777777" w:rsidR="00915418" w:rsidRDefault="00000000">
            <w:pPr>
              <w:pStyle w:val="Compact"/>
            </w:pPr>
            <w:r>
              <w:t>Michael (2007)</w:t>
            </w:r>
          </w:p>
        </w:tc>
        <w:tc>
          <w:tcPr>
            <w:tcW w:w="2640" w:type="dxa"/>
          </w:tcPr>
          <w:p w14:paraId="75114D8A" w14:textId="77777777" w:rsidR="00915418" w:rsidRDefault="00000000">
            <w:pPr>
              <w:pStyle w:val="Compact"/>
            </w:pPr>
            <w:r>
              <w:t>Epistemic authority through data</w:t>
            </w:r>
          </w:p>
        </w:tc>
        <w:tc>
          <w:tcPr>
            <w:tcW w:w="2640" w:type="dxa"/>
          </w:tcPr>
          <w:p w14:paraId="33D8902F" w14:textId="77777777" w:rsidR="00915418" w:rsidRDefault="00000000">
            <w:pPr>
              <w:pStyle w:val="Compact"/>
            </w:pPr>
            <w:r>
              <w:t>T2: Epistemic Authority &amp; Black-Boxing (algorithmic dimension)</w:t>
            </w:r>
          </w:p>
        </w:tc>
      </w:tr>
      <w:tr w:rsidR="00915418" w14:paraId="3418F445" w14:textId="77777777">
        <w:tc>
          <w:tcPr>
            <w:tcW w:w="2640" w:type="dxa"/>
          </w:tcPr>
          <w:p w14:paraId="6AAC5CEC" w14:textId="77777777" w:rsidR="00915418" w:rsidRDefault="00000000">
            <w:pPr>
              <w:pStyle w:val="Compact"/>
            </w:pPr>
            <w:r>
              <w:t>King/Graham/Weizman</w:t>
            </w:r>
          </w:p>
        </w:tc>
        <w:tc>
          <w:tcPr>
            <w:tcW w:w="2640" w:type="dxa"/>
          </w:tcPr>
          <w:p w14:paraId="7175B567" w14:textId="77777777" w:rsidR="00915418" w:rsidRDefault="00000000">
            <w:pPr>
              <w:pStyle w:val="Compact"/>
            </w:pPr>
            <w:r>
              <w:t>Domicide; vertical sovereignty; spatial destruction</w:t>
            </w:r>
          </w:p>
        </w:tc>
        <w:tc>
          <w:tcPr>
            <w:tcW w:w="2640" w:type="dxa"/>
          </w:tcPr>
          <w:p w14:paraId="4BBD314B" w14:textId="77777777" w:rsidR="00915418" w:rsidRDefault="00000000">
            <w:pPr>
              <w:pStyle w:val="Compact"/>
            </w:pPr>
            <w:r>
              <w:t>T4: Spatial Collapse &amp; Home Unmaking</w:t>
            </w:r>
          </w:p>
        </w:tc>
      </w:tr>
    </w:tbl>
    <w:p w14:paraId="3C5FD5BB" w14:textId="77777777" w:rsidR="00915418" w:rsidRDefault="00000000">
      <w:pPr>
        <w:pStyle w:val="BodyText"/>
      </w:pPr>
      <w:r>
        <w:t xml:space="preserve">The framework generates a </w:t>
      </w:r>
      <w:r>
        <w:rPr>
          <w:b/>
          <w:bCs/>
        </w:rPr>
        <w:t>structural claim</w:t>
      </w:r>
      <w:r>
        <w:t xml:space="preserve"> that the SLR is designed to test:</w:t>
      </w:r>
    </w:p>
    <w:p w14:paraId="43973888" w14:textId="77777777" w:rsidR="00915418" w:rsidRDefault="00000000">
      <w:pPr>
        <w:pStyle w:val="BlockText"/>
      </w:pPr>
      <w:r>
        <w:rPr>
          <w:i/>
          <w:iCs/>
        </w:rPr>
        <w:t>The dual-use nature of algorithmic governance is not incidental or sectoral. It is structurally determined by the economic properties of information goods (Arrow), institutionalised by the transition from disciplinary to control logic (Deleuze), embedded in the urban fabric as a programmable field (De Landa), legitimised through data-driven epistemic authority (Michael), and terminates in spatial destruction — domicide, urbicide, vertical sovereignty — where unconstrained (King/Graham/Weizman).</w:t>
      </w:r>
    </w:p>
    <w:p w14:paraId="1B608BD4" w14:textId="77777777" w:rsidR="00915418" w:rsidRDefault="00000000">
      <w:pPr>
        <w:pStyle w:val="FirstParagraph"/>
      </w:pPr>
      <w:r>
        <w:t>This is a strong claim, and it is important to be precise about what the SLR can and cannot do with it. The review does not test the claim’s truth — that would require a different methodology. What it tests is whether the literature has registered the connections the framework proposes. Do researchers working on smart cities and algorithmic governance engage with the spatial destruction that these tools enable? Do scholars documenting urbicide and domicide engage with the data infrastructures that facilitate it? Does the literature bridge Arrow’s economics and Weizman’s architecture — or does it treat them as separate conversations?</w:t>
      </w:r>
    </w:p>
    <w:p w14:paraId="61E1165C" w14:textId="77777777" w:rsidR="00915418" w:rsidRDefault="00000000">
      <w:pPr>
        <w:pStyle w:val="BodyText"/>
      </w:pPr>
      <w:r>
        <w:t xml:space="preserve">The preliminary evidence from the review’s search phase suggests the latter. The two search strategies deployed in this SLR — Search A (civil-military urban technology nexus, high recall) and Search B (spatial destruction and the datafied city, high precision) — returned </w:t>
      </w:r>
      <w:r>
        <w:rPr>
          <w:b/>
          <w:bCs/>
        </w:rPr>
        <w:t>zero overlapping records</w:t>
      </w:r>
      <w:r>
        <w:t xml:space="preserve"> at the screening stage. Of 874 unique records screened, 151 were included; not one appeared in both search strategies. The extraction results reinforce this separation: Search A literature (n = 126) scores high on Themes 1–3 (dual-use fluidity, epistemic authority, machinic city) but is virtually silent on Theme 4 (spatial destruction), with a mean score of 0.32. Search B literature (n = 21) shows the inverse pattern: deeply engaged with spatial destruction (T4 mean = 1.81) but barely registering the data-governance properties that enable it (T1 mean = 0.67, T2 mean = 0.57). </w:t>
      </w:r>
      <w:r>
        <w:lastRenderedPageBreak/>
        <w:t>Only 3 of 147 coded papers function as true bridges, scoring ≥2 on three themes and ≥1 on the fourth.</w:t>
      </w:r>
    </w:p>
    <w:p w14:paraId="1323B92B" w14:textId="77777777" w:rsidR="00915418" w:rsidRDefault="00000000">
      <w:pPr>
        <w:pStyle w:val="BodyText"/>
      </w:pPr>
      <w:r>
        <w:t>This separation is itself a finding. If the framework assembled in this chapter is coherent — if the arc from Arrow through Deleuze, De Landa, and Michael to King, Graham, and Weizman describes a real structural dynamic — then the literature’s failure to trace that arc is not merely an academic gap. It is an epistemic problem with direct policy consequences: the people who design urban data systems and the people who document urban destruction are not reading each other. The SLR’s contribution is to make that failure visible, systematic, and actionable.</w:t>
      </w:r>
    </w:p>
    <w:p w14:paraId="5C834FC1" w14:textId="77777777" w:rsidR="00915418" w:rsidRDefault="00000000">
      <w:pPr>
        <w:pStyle w:val="BodyText"/>
      </w:pPr>
      <w:r>
        <w:t>Chapter 3 describes the methodology by which this test was conducted. Chapter 4 presents the findings. Chapter 5 discusses their implications for the framework — where it holds, where it requires revision, and what the gaps reveal about the state of the field.</w:t>
      </w:r>
    </w:p>
    <w:p w14:paraId="3497949A" w14:textId="77777777" w:rsidR="00915418" w:rsidRDefault="00EE666C">
      <w:r>
        <w:rPr>
          <w:noProof/>
        </w:rPr>
      </w:r>
      <w:r w:rsidR="00EE666C">
        <w:rPr>
          <w:noProof/>
        </w:rPr>
        <w:pict w14:anchorId="6305CA9B">
          <v:rect id="_x0000_i1036" alt="" style="width:451.3pt;height:.05pt;mso-width-percent:0;mso-height-percent:0;mso-width-percent:0;mso-height-percent:0" o:hralign="center" o:hrstd="t" o:hr="t"/>
        </w:pict>
      </w:r>
    </w:p>
    <w:p w14:paraId="362CAA98" w14:textId="77777777" w:rsidR="00915418" w:rsidRDefault="00000000">
      <w:pPr>
        <w:pStyle w:val="Heading2"/>
      </w:pPr>
      <w:bookmarkStart w:id="29" w:name="_Toc236327946"/>
      <w:bookmarkStart w:id="30" w:name="reference-list-for-this-chapter-1"/>
      <w:bookmarkEnd w:id="28"/>
      <w:r>
        <w:t>Reference list (for this chapter)</w:t>
      </w:r>
      <w:bookmarkEnd w:id="29"/>
    </w:p>
    <w:p w14:paraId="6A994A1B" w14:textId="77777777" w:rsidR="00915418" w:rsidRDefault="00000000">
      <w:pPr>
        <w:pStyle w:val="FirstParagraph"/>
      </w:pPr>
      <w:r>
        <w:t>Arrow, K.J., 1962. Economic welfare and the allocation of resources for invention, in: The Rate and Direction of Inventive Activity: Economic and Social Factors. Princeton University Press, pp. 609–626.</w:t>
      </w:r>
    </w:p>
    <w:p w14:paraId="15BCD331" w14:textId="77777777" w:rsidR="00915418" w:rsidRDefault="00000000">
      <w:pPr>
        <w:pStyle w:val="BodyText"/>
      </w:pPr>
      <w:r>
        <w:t xml:space="preserve">De Landa, M., 1992. </w:t>
      </w:r>
      <w:r>
        <w:rPr>
          <w:i/>
          <w:iCs/>
        </w:rPr>
        <w:t>War in the Age of Intelligent Machines</w:t>
      </w:r>
      <w:r>
        <w:t>. Zone Books.</w:t>
      </w:r>
    </w:p>
    <w:p w14:paraId="07FEA910" w14:textId="77777777" w:rsidR="00915418" w:rsidRDefault="00000000">
      <w:pPr>
        <w:pStyle w:val="BodyText"/>
      </w:pPr>
      <w:r>
        <w:t xml:space="preserve">De Landa, M., 2014. </w:t>
      </w:r>
      <w:r>
        <w:rPr>
          <w:i/>
          <w:iCs/>
        </w:rPr>
        <w:t>Intensive Science and Virtual Philosophy</w:t>
      </w:r>
      <w:r>
        <w:t>. Bloomsbury.</w:t>
      </w:r>
    </w:p>
    <w:p w14:paraId="4FA88F5F" w14:textId="77777777" w:rsidR="00915418" w:rsidRDefault="00000000">
      <w:pPr>
        <w:pStyle w:val="BodyText"/>
      </w:pPr>
      <w:r>
        <w:t xml:space="preserve">Deleuze, G., 1990. Postscript on the societies of control. </w:t>
      </w:r>
      <w:r>
        <w:rPr>
          <w:i/>
          <w:iCs/>
        </w:rPr>
        <w:t>October</w:t>
      </w:r>
      <w:r>
        <w:t xml:space="preserve"> 59, 3–7.</w:t>
      </w:r>
    </w:p>
    <w:p w14:paraId="10911112" w14:textId="77777777" w:rsidR="00915418" w:rsidRDefault="00000000">
      <w:pPr>
        <w:pStyle w:val="BodyText"/>
      </w:pPr>
      <w:r>
        <w:t xml:space="preserve">Forensic Architecture, 2023–present. Various investigations. </w:t>
      </w:r>
      <w:hyperlink r:id="rId11">
        <w:r w:rsidR="00915418">
          <w:rPr>
            <w:rStyle w:val="Hyperlink"/>
          </w:rPr>
          <w:t>https://forensic-architecture.org</w:t>
        </w:r>
      </w:hyperlink>
    </w:p>
    <w:p w14:paraId="2848A60C" w14:textId="77777777" w:rsidR="00915418" w:rsidRDefault="00000000">
      <w:pPr>
        <w:pStyle w:val="BodyText"/>
      </w:pPr>
      <w:r>
        <w:t xml:space="preserve">Foucault, M., 1975. </w:t>
      </w:r>
      <w:r>
        <w:rPr>
          <w:i/>
          <w:iCs/>
        </w:rPr>
        <w:t>Discipline and Punish: The Birth of the Prison</w:t>
      </w:r>
      <w:r>
        <w:t>. Gallimard.</w:t>
      </w:r>
    </w:p>
    <w:p w14:paraId="0616F148" w14:textId="77777777" w:rsidR="00915418" w:rsidRDefault="00000000">
      <w:pPr>
        <w:pStyle w:val="BodyText"/>
      </w:pPr>
      <w:r>
        <w:t xml:space="preserve">Graham, S., 2006. Cities, war, and terrorism: Towards an urban geopolitics. In: Graham, S. (Ed.), Cities, War, and Terrorism: Towards an Urban Geopolitics. Blackwell, pp. 1–42. </w:t>
      </w:r>
    </w:p>
    <w:p w14:paraId="3932FF3E" w14:textId="77777777" w:rsidR="00915418" w:rsidRDefault="00000000">
      <w:pPr>
        <w:pStyle w:val="BodyText"/>
      </w:pPr>
      <w:r>
        <w:t xml:space="preserve">Graham, S., 2011. </w:t>
      </w:r>
      <w:r>
        <w:rPr>
          <w:i/>
          <w:iCs/>
        </w:rPr>
        <w:t>Cities Under Siege: The New Military Urbanism</w:t>
      </w:r>
      <w:r>
        <w:t>. Verso.</w:t>
      </w:r>
    </w:p>
    <w:p w14:paraId="7476CE2E" w14:textId="77777777" w:rsidR="00915418" w:rsidRDefault="00000000">
      <w:pPr>
        <w:pStyle w:val="BodyText"/>
      </w:pPr>
      <w:r>
        <w:t xml:space="preserve">King, P., 2004. </w:t>
      </w:r>
      <w:r>
        <w:rPr>
          <w:i/>
          <w:iCs/>
        </w:rPr>
        <w:t>Private Dwelling</w:t>
      </w:r>
      <w:r>
        <w:t xml:space="preserve">. Routledge. </w:t>
      </w:r>
      <w:hyperlink r:id="rId12">
        <w:r w:rsidR="00915418">
          <w:rPr>
            <w:rStyle w:val="Hyperlink"/>
          </w:rPr>
          <w:t>https://doi.org/10.4324/9780203421406</w:t>
        </w:r>
      </w:hyperlink>
    </w:p>
    <w:p w14:paraId="0CD0A0B1" w14:textId="77777777" w:rsidR="00915418" w:rsidRDefault="00000000">
      <w:pPr>
        <w:pStyle w:val="BodyText"/>
      </w:pPr>
      <w:r>
        <w:t xml:space="preserve">Michael, K., 2007. The Israel Defense Forces as an epistemic authority: An intellectual challenge in the reality of the Israeli–Palestinian conflict. </w:t>
      </w:r>
      <w:r>
        <w:rPr>
          <w:i/>
          <w:iCs/>
        </w:rPr>
        <w:t>Journal of Strategic Studies</w:t>
      </w:r>
      <w:r>
        <w:t xml:space="preserve"> 30, 421–446. </w:t>
      </w:r>
      <w:hyperlink r:id="rId13">
        <w:r w:rsidR="00915418">
          <w:rPr>
            <w:rStyle w:val="Hyperlink"/>
          </w:rPr>
          <w:t>https://doi.org/10.1080/01402390701343417</w:t>
        </w:r>
      </w:hyperlink>
    </w:p>
    <w:p w14:paraId="3AB16205" w14:textId="77777777" w:rsidR="00915418" w:rsidRDefault="00000000">
      <w:pPr>
        <w:pStyle w:val="BodyText"/>
      </w:pPr>
      <w:r>
        <w:t xml:space="preserve">Pasquale, F., 2015. </w:t>
      </w:r>
      <w:r>
        <w:rPr>
          <w:i/>
          <w:iCs/>
        </w:rPr>
        <w:t>The Black Box Society: The Secret Algorithms That Control Money and Information</w:t>
      </w:r>
      <w:r>
        <w:t>. Harvard University Press.</w:t>
      </w:r>
    </w:p>
    <w:p w14:paraId="420A2ABD" w14:textId="77777777" w:rsidR="00915418" w:rsidRDefault="00000000">
      <w:pPr>
        <w:pStyle w:val="BodyText"/>
      </w:pPr>
      <w:r>
        <w:lastRenderedPageBreak/>
        <w:t xml:space="preserve">Sadowski, J., 2026. Machine’s eye view: Postmodern data science and the politics of ground truth. </w:t>
      </w:r>
      <w:r>
        <w:rPr>
          <w:i/>
          <w:iCs/>
        </w:rPr>
        <w:t>Science, Technology, &amp; Human Values</w:t>
      </w:r>
      <w:r>
        <w:t xml:space="preserve"> 51, 251–276. </w:t>
      </w:r>
      <w:hyperlink r:id="rId14">
        <w:r w:rsidR="00915418">
          <w:rPr>
            <w:rStyle w:val="Hyperlink"/>
          </w:rPr>
          <w:t>https://doi.org/10.1177/01622439251331138</w:t>
        </w:r>
      </w:hyperlink>
    </w:p>
    <w:p w14:paraId="1B167518" w14:textId="77777777" w:rsidR="00915418" w:rsidRDefault="00000000">
      <w:pPr>
        <w:pStyle w:val="BodyText"/>
      </w:pPr>
      <w:r>
        <w:t xml:space="preserve">Weizman, E., 2007. </w:t>
      </w:r>
      <w:r>
        <w:rPr>
          <w:i/>
          <w:iCs/>
        </w:rPr>
        <w:t>Hollow Land: Israel’s Architecture of Occupation</w:t>
      </w:r>
      <w:r>
        <w:t>. Verso.</w:t>
      </w:r>
    </w:p>
    <w:p w14:paraId="4796EACB" w14:textId="77777777" w:rsidR="00915418" w:rsidRDefault="00000000">
      <w:pPr>
        <w:pStyle w:val="Heading1"/>
      </w:pPr>
      <w:bookmarkStart w:id="31" w:name="_Toc236327947"/>
      <w:bookmarkStart w:id="32" w:name="Xf64864c515b7528ad0066330c13bf747ba3572a"/>
      <w:bookmarkEnd w:id="14"/>
      <w:bookmarkEnd w:id="30"/>
      <w:r>
        <w:t>Chapter 3 — Methodology: A Systematic Mapping of the Literature on Algorithmisation, 1990–2025</w:t>
      </w:r>
      <w:bookmarkEnd w:id="31"/>
    </w:p>
    <w:p w14:paraId="03BA35C2" w14:textId="77777777" w:rsidR="00915418" w:rsidRDefault="00000000">
      <w:pPr>
        <w:pStyle w:val="FirstParagraph"/>
      </w:pPr>
      <w:r>
        <w:rPr>
          <w:b/>
          <w:bCs/>
        </w:rPr>
        <w:t>Status: FINAL DRAFT · Word target: ~2,500 · Date: 30 July 2026</w:t>
      </w:r>
    </w:p>
    <w:p w14:paraId="19ACF5F2" w14:textId="77777777" w:rsidR="00915418" w:rsidRDefault="00EE666C">
      <w:r>
        <w:rPr>
          <w:noProof/>
        </w:rPr>
      </w:r>
      <w:r w:rsidR="00EE666C">
        <w:rPr>
          <w:noProof/>
        </w:rPr>
        <w:pict w14:anchorId="5C6A3ADF">
          <v:rect id="_x0000_i1037" alt="" style="width:451.3pt;height:.05pt;mso-width-percent:0;mso-height-percent:0;mso-width-percent:0;mso-height-percent:0" o:hralign="center" o:hrstd="t" o:hr="t"/>
        </w:pict>
      </w:r>
    </w:p>
    <w:p w14:paraId="1B640DAC" w14:textId="77777777" w:rsidR="00915418" w:rsidRDefault="00000000">
      <w:pPr>
        <w:pStyle w:val="Heading2"/>
      </w:pPr>
      <w:bookmarkStart w:id="33" w:name="_Toc236327948"/>
      <w:bookmarkStart w:id="34" w:name="review-design"/>
      <w:r>
        <w:t>3.1 Review Design</w:t>
      </w:r>
      <w:bookmarkEnd w:id="33"/>
    </w:p>
    <w:p w14:paraId="686D4145" w14:textId="77777777" w:rsidR="00915418" w:rsidRDefault="00000000">
      <w:pPr>
        <w:pStyle w:val="FirstParagraph"/>
      </w:pPr>
      <w:r>
        <w:t xml:space="preserve">To empirically investigate the intersection of algorithmic governance, urban space, and systemic spatial destruction (domicide), this dissertation deployed a Systematic Literature Review (SLR). To avoid the epistemological pitfalls of a traditional narrative review — which inherently risks selection bias and the “cherry-picking” of sources to validate a pre-existing theoretical critique — the SLR provides a transparent, auditable, and reproducible mechanism for data collection. This aligns with the “evidence turn” in contemporary public policy and management, which increasingly demands structured methodologies to track policy evolution and evaluate “what works” (Tranfield et al., 2003). Rather than evaluating the effectiveness of a specific policy intervention, however, the review was adapted to rigorously map a longitudinal </w:t>
      </w:r>
      <w:r>
        <w:rPr>
          <w:i/>
          <w:iCs/>
        </w:rPr>
        <w:t>discursive shift</w:t>
      </w:r>
      <w:r>
        <w:t>: how global academic discourse and policy literature conceptualised algorithms, big data, and spatial surveillance over three and a half decades.</w:t>
      </w:r>
    </w:p>
    <w:p w14:paraId="426DE057" w14:textId="77777777" w:rsidR="00915418" w:rsidRDefault="00000000">
      <w:pPr>
        <w:pStyle w:val="BodyText"/>
      </w:pPr>
      <w:r>
        <w:t>The review was conducted between June and July 2026. Search execution, screening, full-text retrieval, and thematic coding were each logged with timestamps, record counts, and tooling versions; every stage from search execution to final inclusion is reported below and summarised in a completed PRISMA flow diagram (Figure 3.1), rendering the final corpus fully auditable.</w:t>
      </w:r>
    </w:p>
    <w:p w14:paraId="0C442F24" w14:textId="77777777" w:rsidR="00915418" w:rsidRDefault="00EE666C">
      <w:r>
        <w:rPr>
          <w:noProof/>
        </w:rPr>
      </w:r>
      <w:r w:rsidR="00EE666C">
        <w:rPr>
          <w:noProof/>
        </w:rPr>
        <w:pict w14:anchorId="7369ABEA">
          <v:rect id="_x0000_i1038" alt="" style="width:451.3pt;height:.05pt;mso-width-percent:0;mso-height-percent:0;mso-width-percent:0;mso-height-percent:0" o:hralign="center" o:hrstd="t" o:hr="t"/>
        </w:pict>
      </w:r>
    </w:p>
    <w:p w14:paraId="2ED14122" w14:textId="77777777" w:rsidR="00915418" w:rsidRDefault="00000000">
      <w:pPr>
        <w:pStyle w:val="Heading2"/>
      </w:pPr>
      <w:bookmarkStart w:id="35" w:name="_Toc236327949"/>
      <w:bookmarkStart w:id="36" w:name="conceptual-scope-and-research-questions"/>
      <w:bookmarkEnd w:id="34"/>
      <w:r>
        <w:t>3.2 Conceptual Scope and Research Questions</w:t>
      </w:r>
      <w:bookmarkEnd w:id="35"/>
    </w:p>
    <w:p w14:paraId="2CBC9303" w14:textId="77777777" w:rsidR="00915418" w:rsidRDefault="00000000">
      <w:pPr>
        <w:pStyle w:val="FirstParagraph"/>
      </w:pPr>
      <w:r>
        <w:t xml:space="preserve">The core premise motivating the search parameters is the hypothesis that the algorithmisation of public policy possesses an inherently dual-use nature that distinguishes it fundamentally from the management of physical urban infrastructure. While the build-out of legacy urban assets — highways, rail networks, gas terminals; requires massive capital expenditure, physical friction, and explicit geographic constraint, software operates under entirely different economic mandates. Following Arrow's (1962) analysis of the 'information good' (developed fully in Chapter 2), software is characterised </w:t>
      </w:r>
      <w:r>
        <w:lastRenderedPageBreak/>
        <w:t>by a high initial cost of development but a near-zero marginal cost of reproduction and deployment: a traffic-flow optimisation model trained on municipal sensor data can be reparameterised for convoy route planning with no new procurement; a population-density heatmap built for housing allocation is structurally indistinguishable from one used to designate evacuation grids. The review was designed to test whether. and how — this phenomenon has been recognised, debated, or obfuscated in the literature.</w:t>
      </w:r>
    </w:p>
    <w:p w14:paraId="5960B5E0" w14:textId="77777777" w:rsidR="00915418" w:rsidRDefault="00000000">
      <w:pPr>
        <w:pStyle w:val="BodyText"/>
      </w:pPr>
      <w:r>
        <w:t>The research questions are stated in full in Chapter 1 (§1.3). Operationalised for the review, they required the collected literature to speak to two things at once: the dual-use nature of algorithmic technologies in urban governance, specifically in contrast to physical infrastructure (RQ1); and the shift from institutional, disciplinary management of urban space to algorithmic, modulatory control, insofar as that shift is implicated in systemic urban destruction or domicide (RQ2). By placing Arrow’s information good in dialogue with the Deleuzian hypothesis of societal control, these questions established a rigid perimeter for the search, ensuring the collected data spoke directly to the dual-use nature of spatial analytics and the compromised integrity of the private dwelling (King, 2004).</w:t>
      </w:r>
    </w:p>
    <w:p w14:paraId="6E2E3FC5" w14:textId="77777777" w:rsidR="00915418" w:rsidRDefault="00EE666C">
      <w:r>
        <w:rPr>
          <w:noProof/>
        </w:rPr>
      </w:r>
      <w:r w:rsidR="00EE666C">
        <w:rPr>
          <w:noProof/>
        </w:rPr>
        <w:pict w14:anchorId="14C8ADB3">
          <v:rect id="_x0000_i1039" alt="" style="width:451.3pt;height:.05pt;mso-width-percent:0;mso-height-percent:0;mso-width-percent:0;mso-height-percent:0" o:hralign="center" o:hrstd="t" o:hr="t"/>
        </w:pict>
      </w:r>
    </w:p>
    <w:p w14:paraId="7F5149E5" w14:textId="77777777" w:rsidR="00915418" w:rsidRDefault="00000000">
      <w:pPr>
        <w:pStyle w:val="Heading2"/>
      </w:pPr>
      <w:bookmarkStart w:id="37" w:name="_Toc236327950"/>
      <w:bookmarkStart w:id="38" w:name="search-strategy"/>
      <w:bookmarkEnd w:id="36"/>
      <w:r>
        <w:t>3.3 Search Strategy</w:t>
      </w:r>
      <w:bookmarkEnd w:id="37"/>
    </w:p>
    <w:p w14:paraId="6C8CD498" w14:textId="77777777" w:rsidR="00915418" w:rsidRDefault="00000000">
      <w:pPr>
        <w:pStyle w:val="Heading3"/>
      </w:pPr>
      <w:bookmarkStart w:id="39" w:name="databases-and-date-range"/>
      <w:r>
        <w:t>3.3.1 Databases and date range</w:t>
      </w:r>
    </w:p>
    <w:p w14:paraId="71C4B58A" w14:textId="77777777" w:rsidR="00915418" w:rsidRDefault="00000000">
      <w:pPr>
        <w:pStyle w:val="FirstParagraph"/>
      </w:pPr>
      <w:r>
        <w:t>The review interrogated a 35-year chronological window, 1990–2025. This expansive range was a deliberate methodological necessity, allowing the review to track the literature across several distinct technological epochs: the early internet and digitisation of municipal records (circa 1990s), the foundational build-out of Web 1.0, the rise of ubiquitous data harvesting and Big Data in Web 2.0, the decentralised shifts of Web 3.0, and the precipice of the ongoing Fourth Industrial Revolution defined by generative AI and autonomous systems.</w:t>
      </w:r>
    </w:p>
    <w:p w14:paraId="227565BF" w14:textId="77777777" w:rsidR="00915418" w:rsidRDefault="00000000">
      <w:pPr>
        <w:pStyle w:val="BodyText"/>
      </w:pPr>
      <w:r>
        <w:t xml:space="preserve">Peer-reviewed literature was sourced from </w:t>
      </w:r>
      <w:r>
        <w:rPr>
          <w:b/>
          <w:bCs/>
        </w:rPr>
        <w:t>Web of Science</w:t>
      </w:r>
      <w:r>
        <w:t xml:space="preserve"> and </w:t>
      </w:r>
      <w:r>
        <w:rPr>
          <w:b/>
          <w:bCs/>
        </w:rPr>
        <w:t>Scopus</w:t>
      </w:r>
      <w:r>
        <w:t xml:space="preserve">, chosen for their breadth across the social sciences, urban planning, and defence studies. Grey literature was sourced from </w:t>
      </w:r>
      <w:r>
        <w:rPr>
          <w:b/>
          <w:bCs/>
        </w:rPr>
        <w:t>Policy Commons</w:t>
      </w:r>
      <w:r>
        <w:t>, supplemented by targeted manual searches of key institutional repositories (RAND Corporation, Chatham House, Urban Displacement Project), mirroring the dual-search structure below and emphasising policy documents, parliamentary records, defence white papers, and think-tank outputs explicitly addressing the dual-use implications of urban data technologies.</w:t>
      </w:r>
      <w:r>
        <w:rPr>
          <w:rStyle w:val="FootnoteReference"/>
        </w:rPr>
        <w:footnoteReference w:id="1"/>
      </w:r>
    </w:p>
    <w:p w14:paraId="0CCD188C" w14:textId="77777777" w:rsidR="00915418" w:rsidRDefault="00000000">
      <w:pPr>
        <w:pStyle w:val="Heading3"/>
      </w:pPr>
      <w:bookmarkStart w:id="40" w:name="dual-search-design"/>
      <w:bookmarkEnd w:id="39"/>
      <w:r>
        <w:lastRenderedPageBreak/>
        <w:t>3.3.2 Dual-search design</w:t>
      </w:r>
    </w:p>
    <w:p w14:paraId="33336344" w14:textId="77777777" w:rsidR="00915418" w:rsidRDefault="00000000">
      <w:pPr>
        <w:pStyle w:val="FirstParagraph"/>
      </w:pPr>
      <w:r>
        <w:t xml:space="preserve">Given the cross-cutting nature of the inquiry — bridging urban analytics, security studies, and spatial destruction — a single search string risked being either too restrictive (capturing only papers sitting directly at the intersection of all three domains) or analytically shallow (returning noise without structure). The review therefore deployed </w:t>
      </w:r>
      <w:r>
        <w:rPr>
          <w:b/>
          <w:bCs/>
        </w:rPr>
        <w:t>two complementary search strategies, merged at the deduplication stage</w:t>
      </w:r>
      <w:r>
        <w:t>.</w:t>
      </w:r>
    </w:p>
    <w:p w14:paraId="5573E837" w14:textId="77777777" w:rsidR="00915418" w:rsidRDefault="00000000">
      <w:pPr>
        <w:pStyle w:val="BodyText"/>
      </w:pPr>
      <w:r>
        <w:rPr>
          <w:b/>
          <w:bCs/>
        </w:rPr>
        <w:t>Search A — Civil–military urban technology nexus (high recall):</w:t>
      </w:r>
      <w:r>
        <w:t xml:space="preserve"> designed to surface the broader landscape of how algorithmic governance, smart city infrastructure, and urban analytics intersect with military, surveillance, and security apparatuses. Final keyword clusters: </w:t>
      </w:r>
      <w:r>
        <w:rPr>
          <w:rStyle w:val="VerbatimChar"/>
        </w:rPr>
        <w:t>("algorithmic governance" OR "urban analytics" OR "smart cit*" OR "platform urbanism" OR "predictive policing" OR "urban big data" OR "data-driven urbanism") AND ("dual-use" OR "civil-military" OR "military" OR militari* OR "national security" OR securitis* OR securitiz* OR weaponi* OR warfare OR "state surveillance" OR "mass surveillance" OR "OSINT")</w:t>
      </w:r>
      <w:r>
        <w:t>.</w:t>
      </w:r>
    </w:p>
    <w:p w14:paraId="5AA06EE1" w14:textId="77777777" w:rsidR="00915418" w:rsidRDefault="00000000">
      <w:pPr>
        <w:pStyle w:val="BodyText"/>
      </w:pPr>
      <w:r>
        <w:rPr>
          <w:b/>
          <w:bCs/>
        </w:rPr>
        <w:t>Search B — Spatial destruction and the datafied city (high precision):</w:t>
      </w:r>
      <w:r>
        <w:t xml:space="preserve"> designed to capture literature specifically addressing how algorithmic and data-driven tools are implicated in urbicide, domicide, and spatial violence. Final keyword clusters: </w:t>
      </w:r>
      <w:r>
        <w:rPr>
          <w:rStyle w:val="VerbatimChar"/>
        </w:rPr>
        <w:t>("domicide" OR "urbicide" OR "spatial violence" OR "home unmaking" OR "urban destruction" OR "urban warfare") AND ("data" OR "algorithm" OR "AI" OR "surveillance" OR "GIS" OR "remote sensing")</w:t>
      </w:r>
      <w:r>
        <w:t>.</w:t>
      </w:r>
    </w:p>
    <w:p w14:paraId="57CA92F7" w14:textId="77777777" w:rsidR="00915418" w:rsidRDefault="00000000">
      <w:pPr>
        <w:pStyle w:val="BodyText"/>
      </w:pPr>
      <w:r>
        <w:t>This dual-search approach ensured that papers theorising the surveillance–governmentality nexus (which might not explicitly invoke “domicide”) and papers documenting spatial destruction (which might not deploy the language of “algorithmic governance”) were both captured. The convergence — or absence of convergence — between the two literatures was itself a phenomenon the review was designed to surface.</w:t>
      </w:r>
      <w:r>
        <w:rPr>
          <w:rStyle w:val="FootnoteReference"/>
        </w:rPr>
        <w:footnoteReference w:id="2"/>
      </w:r>
      <w:r>
        <w:t xml:space="preserve"> Exact platform-specific strings (Web of Science </w:t>
      </w:r>
      <w:r>
        <w:rPr>
          <w:rStyle w:val="VerbatimChar"/>
        </w:rPr>
        <w:t>TS=</w:t>
      </w:r>
      <w:r>
        <w:t xml:space="preserve">, Scopus </w:t>
      </w:r>
      <w:r>
        <w:rPr>
          <w:rStyle w:val="VerbatimChar"/>
        </w:rPr>
        <w:t>TITLE-ABS-KEY</w:t>
      </w:r>
      <w:r>
        <w:t xml:space="preserve">, Policy Commons </w:t>
      </w:r>
      <w:r>
        <w:rPr>
          <w:rStyle w:val="VerbatimChar"/>
        </w:rPr>
        <w:t>title:</w:t>
      </w:r>
      <w:r>
        <w:t>/</w:t>
      </w:r>
      <w:r>
        <w:rPr>
          <w:rStyle w:val="VerbatimChar"/>
        </w:rPr>
        <w:t>summary:</w:t>
      </w:r>
      <w:r>
        <w:t xml:space="preserve"> fielding) are archived in the SLR log for reproducibility.</w:t>
      </w:r>
    </w:p>
    <w:p w14:paraId="1174F6C8" w14:textId="77777777" w:rsidR="00915418" w:rsidRDefault="00000000">
      <w:pPr>
        <w:pStyle w:val="Heading3"/>
      </w:pPr>
      <w:bookmarkStart w:id="41" w:name="calibration"/>
      <w:bookmarkEnd w:id="40"/>
      <w:r>
        <w:t>3.3.3 Calibration</w:t>
      </w:r>
    </w:p>
    <w:p w14:paraId="4F2C2375" w14:textId="77777777" w:rsidR="00915418" w:rsidRDefault="00000000">
      <w:pPr>
        <w:pStyle w:val="FirstParagraph"/>
      </w:pPr>
      <w:r>
        <w:t xml:space="preserve">Search strings were calibrated through documented scoping iterations. An initial Scopus formulation of Search A returned </w:t>
      </w:r>
      <w:r>
        <w:rPr>
          <w:b/>
          <w:bCs/>
        </w:rPr>
        <w:t>9,981 records</w:t>
      </w:r>
      <w:r>
        <w:t xml:space="preserve"> — unmanageable for single-author screening. Diagnosis identified four generic terms driving cross-disciplinary noise: </w:t>
      </w:r>
      <w:r>
        <w:rPr>
          <w:rStyle w:val="VerbatimChar"/>
        </w:rPr>
        <w:t>"big data"</w:t>
      </w:r>
      <w:r>
        <w:t xml:space="preserve"> (matching every data-science paper regardless of policy relevance), bare </w:t>
      </w:r>
      <w:r>
        <w:rPr>
          <w:rStyle w:val="VerbatimChar"/>
        </w:rPr>
        <w:t>"security"</w:t>
      </w:r>
      <w:r>
        <w:t xml:space="preserve"> (capturing the IoT and network-cybersecurity engineering literature), bare </w:t>
      </w:r>
      <w:r>
        <w:rPr>
          <w:rStyle w:val="VerbatimChar"/>
        </w:rPr>
        <w:t>"targeting"</w:t>
      </w:r>
      <w:r>
        <w:t xml:space="preserve"> (matching marketing, ad-tech, and pharmaceutical usage), and bare </w:t>
      </w:r>
      <w:r>
        <w:rPr>
          <w:rStyle w:val="VerbatimChar"/>
        </w:rPr>
        <w:t>"surveillance"</w:t>
      </w:r>
      <w:r>
        <w:t xml:space="preserve">. These were replaced with the qualified equivalents and truncated stems </w:t>
      </w:r>
      <w:r>
        <w:lastRenderedPageBreak/>
        <w:t>shown above, and a date-boundary error that would have excluded 1990 and 2025 was corrected.</w:t>
      </w:r>
    </w:p>
    <w:p w14:paraId="6B59204F" w14:textId="77777777" w:rsidR="00915418" w:rsidRDefault="00000000">
      <w:pPr>
        <w:pStyle w:val="BodyText"/>
      </w:pPr>
      <w:r>
        <w:t xml:space="preserve">Policy Commons required separate calibration. Initial strings returned </w:t>
      </w:r>
      <w:r>
        <w:rPr>
          <w:b/>
          <w:bCs/>
        </w:rPr>
        <w:t>13,096</w:t>
      </w:r>
      <w:r>
        <w:t xml:space="preserve"> (Search A) and </w:t>
      </w:r>
      <w:r>
        <w:rPr>
          <w:b/>
          <w:bCs/>
        </w:rPr>
        <w:t>3,031</w:t>
      </w:r>
      <w:r>
        <w:t xml:space="preserve"> (Search B) hits, owing to automatic stemming and full-text indexing across a broad grey corpus; both searches were revised to fielded formulations (Search A: both legs in the summary field; Search B: spatial-destruction terms in title, data terms in summary), returning 63 and 10 exportable records respectively.</w:t>
      </w:r>
    </w:p>
    <w:p w14:paraId="55396A9D" w14:textId="77777777" w:rsidR="00915418" w:rsidRDefault="00000000">
      <w:pPr>
        <w:pStyle w:val="BodyText"/>
      </w:pPr>
      <w:r>
        <w:t xml:space="preserve">All searches were executed on </w:t>
      </w:r>
      <w:r>
        <w:rPr>
          <w:b/>
          <w:bCs/>
        </w:rPr>
        <w:t>3 July 2026</w:t>
      </w:r>
      <w:r>
        <w:t>. Raw and deduplicated counts by source:</w:t>
      </w:r>
    </w:p>
    <w:tbl>
      <w:tblPr>
        <w:tblStyle w:val="Table"/>
        <w:tblW w:w="0" w:type="auto"/>
        <w:tblLook w:val="0020" w:firstRow="1" w:lastRow="0" w:firstColumn="0" w:lastColumn="0" w:noHBand="0" w:noVBand="0"/>
      </w:tblPr>
      <w:tblGrid>
        <w:gridCol w:w="5497"/>
        <w:gridCol w:w="1135"/>
        <w:gridCol w:w="1139"/>
      </w:tblGrid>
      <w:tr w:rsidR="00915418" w14:paraId="0FB7A9FA" w14:textId="77777777" w:rsidTr="00915418">
        <w:trPr>
          <w:cnfStyle w:val="100000000000" w:firstRow="1" w:lastRow="0" w:firstColumn="0" w:lastColumn="0" w:oddVBand="0" w:evenVBand="0" w:oddHBand="0" w:evenHBand="0" w:firstRowFirstColumn="0" w:firstRowLastColumn="0" w:lastRowFirstColumn="0" w:lastRowLastColumn="0"/>
          <w:tblHeader/>
        </w:trPr>
        <w:tc>
          <w:tcPr>
            <w:tcW w:w="0" w:type="auto"/>
          </w:tcPr>
          <w:p w14:paraId="16BBE2E1" w14:textId="77777777" w:rsidR="00915418" w:rsidRDefault="00000000">
            <w:pPr>
              <w:pStyle w:val="Compact"/>
            </w:pPr>
            <w:r>
              <w:t>Source</w:t>
            </w:r>
          </w:p>
        </w:tc>
        <w:tc>
          <w:tcPr>
            <w:tcW w:w="0" w:type="auto"/>
          </w:tcPr>
          <w:p w14:paraId="40FB7D0C" w14:textId="77777777" w:rsidR="00915418" w:rsidRDefault="00000000">
            <w:pPr>
              <w:pStyle w:val="Compact"/>
            </w:pPr>
            <w:r>
              <w:t>Search A</w:t>
            </w:r>
          </w:p>
        </w:tc>
        <w:tc>
          <w:tcPr>
            <w:tcW w:w="0" w:type="auto"/>
          </w:tcPr>
          <w:p w14:paraId="0AF90EC1" w14:textId="77777777" w:rsidR="00915418" w:rsidRDefault="00000000">
            <w:pPr>
              <w:pStyle w:val="Compact"/>
            </w:pPr>
            <w:r>
              <w:t>Search B</w:t>
            </w:r>
          </w:p>
        </w:tc>
      </w:tr>
      <w:tr w:rsidR="00915418" w14:paraId="025CE9DC" w14:textId="77777777">
        <w:tc>
          <w:tcPr>
            <w:tcW w:w="0" w:type="auto"/>
          </w:tcPr>
          <w:p w14:paraId="1400A793" w14:textId="77777777" w:rsidR="00915418" w:rsidRDefault="00000000">
            <w:pPr>
              <w:pStyle w:val="Compact"/>
            </w:pPr>
            <w:r>
              <w:t>Web of Science</w:t>
            </w:r>
          </w:p>
        </w:tc>
        <w:tc>
          <w:tcPr>
            <w:tcW w:w="0" w:type="auto"/>
          </w:tcPr>
          <w:p w14:paraId="78297E60" w14:textId="77777777" w:rsidR="00915418" w:rsidRDefault="00000000">
            <w:pPr>
              <w:pStyle w:val="Compact"/>
            </w:pPr>
            <w:r>
              <w:t>486</w:t>
            </w:r>
          </w:p>
        </w:tc>
        <w:tc>
          <w:tcPr>
            <w:tcW w:w="0" w:type="auto"/>
          </w:tcPr>
          <w:p w14:paraId="6AE2301E" w14:textId="77777777" w:rsidR="00915418" w:rsidRDefault="00000000">
            <w:pPr>
              <w:pStyle w:val="Compact"/>
            </w:pPr>
            <w:r>
              <w:t>141</w:t>
            </w:r>
          </w:p>
        </w:tc>
      </w:tr>
      <w:tr w:rsidR="00915418" w14:paraId="096ADD99" w14:textId="77777777">
        <w:tc>
          <w:tcPr>
            <w:tcW w:w="0" w:type="auto"/>
          </w:tcPr>
          <w:p w14:paraId="4184533F" w14:textId="77777777" w:rsidR="00915418" w:rsidRDefault="00000000">
            <w:pPr>
              <w:pStyle w:val="Compact"/>
            </w:pPr>
            <w:r>
              <w:t>Scopus (deduplicated across subject-area exports)</w:t>
            </w:r>
          </w:p>
        </w:tc>
        <w:tc>
          <w:tcPr>
            <w:tcW w:w="0" w:type="auto"/>
          </w:tcPr>
          <w:p w14:paraId="0C7A65D1" w14:textId="77777777" w:rsidR="00915418" w:rsidRDefault="00000000">
            <w:pPr>
              <w:pStyle w:val="Compact"/>
            </w:pPr>
            <w:r>
              <w:t>219</w:t>
            </w:r>
          </w:p>
        </w:tc>
        <w:tc>
          <w:tcPr>
            <w:tcW w:w="0" w:type="auto"/>
          </w:tcPr>
          <w:p w14:paraId="4EA0C9CF" w14:textId="77777777" w:rsidR="00915418" w:rsidRDefault="00000000">
            <w:pPr>
              <w:pStyle w:val="Compact"/>
            </w:pPr>
            <w:r>
              <w:t>42</w:t>
            </w:r>
          </w:p>
        </w:tc>
      </w:tr>
      <w:tr w:rsidR="00915418" w14:paraId="0E902748" w14:textId="77777777">
        <w:tc>
          <w:tcPr>
            <w:tcW w:w="0" w:type="auto"/>
          </w:tcPr>
          <w:p w14:paraId="63C3F06D" w14:textId="77777777" w:rsidR="00915418" w:rsidRDefault="00000000">
            <w:pPr>
              <w:pStyle w:val="Compact"/>
            </w:pPr>
            <w:r>
              <w:t>Policy Commons (grey literature)</w:t>
            </w:r>
          </w:p>
        </w:tc>
        <w:tc>
          <w:tcPr>
            <w:tcW w:w="0" w:type="auto"/>
          </w:tcPr>
          <w:p w14:paraId="6EEB6820" w14:textId="77777777" w:rsidR="00915418" w:rsidRDefault="00000000">
            <w:pPr>
              <w:pStyle w:val="Compact"/>
            </w:pPr>
            <w:r>
              <w:t>63</w:t>
            </w:r>
          </w:p>
        </w:tc>
        <w:tc>
          <w:tcPr>
            <w:tcW w:w="0" w:type="auto"/>
          </w:tcPr>
          <w:p w14:paraId="58068E5B" w14:textId="77777777" w:rsidR="00915418" w:rsidRDefault="00000000">
            <w:pPr>
              <w:pStyle w:val="Compact"/>
            </w:pPr>
            <w:r>
              <w:t>10</w:t>
            </w:r>
          </w:p>
        </w:tc>
      </w:tr>
      <w:tr w:rsidR="00915418" w14:paraId="66331AD6" w14:textId="77777777">
        <w:tc>
          <w:tcPr>
            <w:tcW w:w="0" w:type="auto"/>
          </w:tcPr>
          <w:p w14:paraId="4B3FB00D" w14:textId="77777777" w:rsidR="00915418" w:rsidRDefault="00000000">
            <w:pPr>
              <w:pStyle w:val="Compact"/>
            </w:pPr>
            <w:r>
              <w:rPr>
                <w:b/>
                <w:bCs/>
              </w:rPr>
              <w:t>Total identified</w:t>
            </w:r>
          </w:p>
        </w:tc>
        <w:tc>
          <w:tcPr>
            <w:tcW w:w="0" w:type="auto"/>
          </w:tcPr>
          <w:p w14:paraId="6551B3B8" w14:textId="77777777" w:rsidR="00915418" w:rsidRDefault="00000000">
            <w:pPr>
              <w:pStyle w:val="Compact"/>
            </w:pPr>
            <w:r>
              <w:rPr>
                <w:b/>
                <w:bCs/>
              </w:rPr>
              <w:t>768</w:t>
            </w:r>
          </w:p>
        </w:tc>
        <w:tc>
          <w:tcPr>
            <w:tcW w:w="0" w:type="auto"/>
          </w:tcPr>
          <w:p w14:paraId="0A688140" w14:textId="77777777" w:rsidR="00915418" w:rsidRDefault="00000000">
            <w:pPr>
              <w:pStyle w:val="Compact"/>
            </w:pPr>
            <w:r>
              <w:rPr>
                <w:b/>
                <w:bCs/>
              </w:rPr>
              <w:t>193</w:t>
            </w:r>
          </w:p>
        </w:tc>
      </w:tr>
    </w:tbl>
    <w:p w14:paraId="5199727C" w14:textId="77777777" w:rsidR="00915418" w:rsidRDefault="00000000">
      <w:pPr>
        <w:pStyle w:val="Heading3"/>
      </w:pPr>
      <w:bookmarkStart w:id="42" w:name="citation-chaining"/>
      <w:bookmarkEnd w:id="41"/>
      <w:r>
        <w:t>3.3.4 Citation chaining</w:t>
      </w:r>
    </w:p>
    <w:p w14:paraId="06C9EAB9" w14:textId="77777777" w:rsidR="00915418" w:rsidRDefault="00000000">
      <w:pPr>
        <w:pStyle w:val="FirstParagraph"/>
      </w:pPr>
      <w:r>
        <w:t xml:space="preserve">As a keyword-independent safeguard against vocabulary blind spots introduced by calibration, one iteration of backward and forward citation chaining (“snowballing”; Wohlin, 2014) was executed from </w:t>
      </w:r>
      <w:r>
        <w:rPr>
          <w:b/>
          <w:bCs/>
        </w:rPr>
        <w:t>four anchor texts</w:t>
      </w:r>
      <w:r>
        <w:t xml:space="preserve"> (the three provisionally named in the protocol — Graham, 2006; Kitchin, 2014; Weizman, 2007 — plus Michael, 2007, which is central to the theoretical framework). The pass was executed via </w:t>
      </w:r>
      <w:r>
        <w:rPr>
          <w:b/>
          <w:bCs/>
        </w:rPr>
        <w:t>OpenAlex</w:t>
      </w:r>
      <w:r>
        <w:t xml:space="preserve"> between 19 and 28 July 2026, using the same date range (1990–2025), language (English), and document-type filters as the database searches.</w:t>
      </w:r>
    </w:p>
    <w:p w14:paraId="0B3E6F5C" w14:textId="77777777" w:rsidR="00915418" w:rsidRDefault="00000000">
      <w:pPr>
        <w:pStyle w:val="BodyText"/>
      </w:pPr>
      <w:r>
        <w:t xml:space="preserve">Backward chaining was possible only for the two journal-article anchors (Kitchin, 2014: 33 filtered references; Michael, 2007: 8 filtered references), because OpenAlex indexes no reference lists for the two monographs (Graham, 2006; Weizman, 2007). Forward chaining returned substantially more material: Kitchin (1,498 citing works), Weizman (338), Graham (238), and Michael (17), for a combined raw pool of 2,090 candidates. After deduplication against the main corpus (9 duplicates removed), </w:t>
      </w:r>
      <w:r>
        <w:rPr>
          <w:b/>
          <w:bCs/>
        </w:rPr>
        <w:t>2,081 unique records</w:t>
      </w:r>
      <w:r>
        <w:t xml:space="preserve"> remained.</w:t>
      </w:r>
    </w:p>
    <w:p w14:paraId="7542E014" w14:textId="77777777" w:rsidR="00915418" w:rsidRDefault="00000000">
      <w:pPr>
        <w:pStyle w:val="BodyText"/>
      </w:pPr>
      <w:r>
        <w:t xml:space="preserve">Snowball candidates were enriched for missing abstracts via the Springer META API (217 of 225 Springer DOIs recovered) and an OpenAlex re-scan (18 of 224 remaining DOIs recovered). Records with no retrievable abstract (242) were excluded at triage, mirroring the main pipeline rule. The remaining 1,839 records were screened by title and abstract using the same AI-assisted workflow, prompt, model, and parameters as the database searches (DeepSeek V4 Flash; temperature 0.0; §3.4.3), yielding </w:t>
      </w:r>
      <w:r>
        <w:rPr>
          <w:b/>
          <w:bCs/>
        </w:rPr>
        <w:t>124 Includes</w:t>
      </w:r>
      <w:r>
        <w:t>, 1,678 Excludes, and 279 Maybes.</w:t>
      </w:r>
    </w:p>
    <w:p w14:paraId="219B604B" w14:textId="77777777" w:rsidR="00915418" w:rsidRDefault="00000000">
      <w:pPr>
        <w:pStyle w:val="BodyText"/>
      </w:pPr>
      <w:r>
        <w:t xml:space="preserve">The 279 Maybe records were </w:t>
      </w:r>
      <w:r>
        <w:rPr>
          <w:b/>
          <w:bCs/>
        </w:rPr>
        <w:t>dropped without manual review</w:t>
      </w:r>
      <w:r>
        <w:t xml:space="preserve">. They represent 13% of the snowball pool — comparable to the main corpus’s Maybe rate (17%) — and their titles and sources indicate predominantly tangential material: urban governance papers mentioning </w:t>
      </w:r>
      <w:r>
        <w:lastRenderedPageBreak/>
        <w:t>surveillance in passing, general smart-city critiques without dual-use relevance, and methodological pieces about big data without policy or spatial dimensions. The 124 Includes already represent a substantial snowball corpus (82% the size of the 151-record database corpus), and the time cost of manually resolving 279 borderline records was disproportionate to the expected marginal gain. This decision is disclosed as a limitation in §3.6.</w:t>
      </w:r>
    </w:p>
    <w:p w14:paraId="60C9EEFE" w14:textId="77777777" w:rsidR="00915418" w:rsidRDefault="00000000">
      <w:pPr>
        <w:pStyle w:val="BodyText"/>
      </w:pPr>
      <w:r>
        <w:t xml:space="preserve">The final snowball corpus of 124 records is composed of: Weizman 2007 forward (46), Kitchin 2014 forward (42), Graham 2006 forward (38), Kitchin 2014 backward (0), Michael 2007 forward (0), Michael 2007 backward (0). Notably, 2 records arrived via multiple anchors. The complete pipeline, counts, and screening prompt are archived in the SLR log and </w:t>
      </w:r>
      <w:r>
        <w:rPr>
          <w:rStyle w:val="VerbatimChar"/>
        </w:rPr>
        <w:t>analysis/snowball/</w:t>
      </w:r>
      <w:r>
        <w:t xml:space="preserve"> directory.</w:t>
      </w:r>
    </w:p>
    <w:p w14:paraId="3DE266A2" w14:textId="77777777" w:rsidR="00915418" w:rsidRDefault="00EE666C">
      <w:r>
        <w:rPr>
          <w:noProof/>
        </w:rPr>
      </w:r>
      <w:r w:rsidR="00EE666C">
        <w:rPr>
          <w:noProof/>
        </w:rPr>
        <w:pict w14:anchorId="41C363E2">
          <v:rect id="_x0000_i1040" alt="" style="width:451.3pt;height:.05pt;mso-width-percent:0;mso-height-percent:0;mso-width-percent:0;mso-height-percent:0" o:hralign="center" o:hrstd="t" o:hr="t"/>
        </w:pict>
      </w:r>
    </w:p>
    <w:p w14:paraId="31881EF5" w14:textId="77777777" w:rsidR="00915418" w:rsidRDefault="00000000">
      <w:pPr>
        <w:pStyle w:val="Heading2"/>
      </w:pPr>
      <w:bookmarkStart w:id="43" w:name="_Toc236327951"/>
      <w:bookmarkStart w:id="44" w:name="screening-and-selection"/>
      <w:bookmarkEnd w:id="38"/>
      <w:bookmarkEnd w:id="42"/>
      <w:r>
        <w:t>3.4 Screening and Selection</w:t>
      </w:r>
      <w:bookmarkEnd w:id="43"/>
    </w:p>
    <w:p w14:paraId="4E186921" w14:textId="77777777" w:rsidR="00915418" w:rsidRDefault="00000000">
      <w:pPr>
        <w:pStyle w:val="Heading3"/>
      </w:pPr>
      <w:bookmarkStart w:id="45" w:name="deduplication-and-corpus-assembly"/>
      <w:r>
        <w:t>3.4.1 Deduplication and corpus assembly</w:t>
      </w:r>
    </w:p>
    <w:p w14:paraId="198605CF" w14:textId="77777777" w:rsidR="00915418" w:rsidRDefault="00000000">
      <w:pPr>
        <w:pStyle w:val="FirstParagraph"/>
      </w:pPr>
      <w:r>
        <w:t>Results from all six searches were exported to Zotero for reference management and deduplication. Of 963 compiled records, 89 duplicates were removed (80 matched by DOI, 9 by fuzzy title matching), leaving 874 unique records: 698 from Search A and 176 from Search B. Notably, zero records appeared in both searches at this stage — an early signal of the discursive separation that Chapter 4 develops as a central finding.</w:t>
      </w:r>
    </w:p>
    <w:p w14:paraId="4599A27A" w14:textId="77777777" w:rsidR="00915418" w:rsidRDefault="00000000">
      <w:pPr>
        <w:pStyle w:val="Heading3"/>
      </w:pPr>
      <w:bookmarkStart w:id="46" w:name="inclusion-and-exclusion-criteria"/>
      <w:bookmarkEnd w:id="45"/>
      <w:r>
        <w:t>3.4.2 Inclusion and exclusion criteria</w:t>
      </w:r>
    </w:p>
    <w:p w14:paraId="31FAF8B7" w14:textId="77777777" w:rsidR="00915418" w:rsidRDefault="00000000">
      <w:pPr>
        <w:pStyle w:val="FirstParagraph"/>
      </w:pPr>
      <w:r>
        <w:t xml:space="preserve">Records were screened against written criteria fixed in advance. </w:t>
      </w:r>
      <w:r>
        <w:rPr>
          <w:i/>
          <w:iCs/>
        </w:rPr>
        <w:t>Inclusion:</w:t>
      </w:r>
      <w:r>
        <w:t xml:space="preserve"> (a) peer-reviewed journal articles, book chapters, or authoritative theoretical texts, or (b) substantive policy documents (white papers, parliamentary reports, think-tank analyses) from identifiable institutional authors; published within 1990–2025; and explicitly addressing the intersection of data technology with public policy, civic governance, urban space, or state control. </w:t>
      </w:r>
      <w:r>
        <w:rPr>
          <w:i/>
          <w:iCs/>
        </w:rPr>
        <w:t>Exclusion:</w:t>
      </w:r>
      <w:r>
        <w:t xml:space="preserve"> literature focused purely on the technical, mathematical, or computational mechanics of software engineering without applied reference to public policy, civic governance, the urban environment, or defence strategy; editorials, conference abstracts without full papers, and journalistic commentary; and non-English-language articles without high-quality translations (acknowledged in §3.6). </w:t>
      </w:r>
      <w:r>
        <w:rPr>
          <w:i/>
          <w:iCs/>
        </w:rPr>
        <w:t>Quality appraisal:</w:t>
      </w:r>
      <w:r>
        <w:t xml:space="preserve"> peer-reviewed status served as the baseline threshold for academic literature; grey literature was appraised using the AACODS checklist (Authority, Accuracy, Coverage, Objectivity, Date, Significance) to filter advocacy material lacking evidentiary grounding (Tyndall, 2010).</w:t>
      </w:r>
    </w:p>
    <w:p w14:paraId="04244885" w14:textId="77777777" w:rsidR="00915418" w:rsidRDefault="00000000">
      <w:pPr>
        <w:pStyle w:val="Heading3"/>
      </w:pPr>
      <w:bookmarkStart w:id="47" w:name="X1b51099c821da3a1fc9ee331323d78564fec304"/>
      <w:bookmarkEnd w:id="46"/>
      <w:r>
        <w:t>3.4.3 Single-reviewer screening with AI assistance</w:t>
      </w:r>
    </w:p>
    <w:p w14:paraId="7EFEC717" w14:textId="77777777" w:rsidR="00915418" w:rsidRDefault="00000000">
      <w:pPr>
        <w:pStyle w:val="FirstParagraph"/>
      </w:pPr>
      <w:r>
        <w:t>As a single-author dissertation, conventional dual-reviewer screening was not feasible. Screening was therefore conducted by the author with AI assistance: a large-language-</w:t>
      </w:r>
      <w:r>
        <w:lastRenderedPageBreak/>
        <w:t>model classifier (DeepSeek V4 Flash; temperature 0.0 for deterministic output) assigned provisional include/exclude verdicts against the written criteria, working through triage priority bands (195 HIGH, 326 MEDIUM, 276 LOW, with 77 records excluded at triage for absent or vestigial abstracts). This is an experimental workflow, fully documented in the Appendix (AI-use statement), and should be read as an exploration of emerging research methods rather than a settled protocol. Borderline cases were logged in a decision journal and resolved against the written criteria rather than ad hoc judgement; doctoral dissertations were identified and excluded on manual review, while full conference papers were retained as eligible. The validity of the AI-assisted verdicts was checked through random sampling of screening results, and the same procedure was applied to the coding process described in §3.5. All final decisions remained the author's responsibility.</w:t>
      </w:r>
    </w:p>
    <w:p w14:paraId="0F28C714" w14:textId="77777777" w:rsidR="00915418" w:rsidRDefault="00000000">
      <w:pPr>
        <w:pStyle w:val="Heading3"/>
      </w:pPr>
      <w:bookmarkStart w:id="48" w:name="screening-results"/>
      <w:bookmarkEnd w:id="47"/>
      <w:r>
        <w:t>3.4.4 Screening results</w:t>
      </w:r>
    </w:p>
    <w:p w14:paraId="2A69F859" w14:textId="77777777" w:rsidR="00915418" w:rsidRDefault="00000000">
      <w:pPr>
        <w:pStyle w:val="FirstParagraph"/>
      </w:pPr>
      <w:r>
        <w:t xml:space="preserve">Of 874 records screened by title and abstract, </w:t>
      </w:r>
      <w:r>
        <w:rPr>
          <w:b/>
          <w:bCs/>
        </w:rPr>
        <w:t>151 were included</w:t>
      </w:r>
      <w:r>
        <w:t xml:space="preserve"> (17.2%) and 723 excluded.</w:t>
      </w:r>
    </w:p>
    <w:p w14:paraId="3E693D02" w14:textId="77777777" w:rsidR="00915418" w:rsidRDefault="00000000">
      <w:pPr>
        <w:pStyle w:val="BodyText"/>
      </w:pPr>
      <w:r>
        <w:t xml:space="preserve">Snowball screening followed the same protocol and criteria. Of 2,081 unique citation-chained candidates (242 triage-excluded for no abstract, 1,839 screened), </w:t>
      </w:r>
      <w:r>
        <w:rPr>
          <w:b/>
          <w:bCs/>
        </w:rPr>
        <w:t>124 were included</w:t>
      </w:r>
      <w:r>
        <w:t xml:space="preserve"> (6.7% of screened), 279 marked Maybe (dropped; §3.3.4), and 1,678 excluded. The combined corpus across both identification streams totals </w:t>
      </w:r>
      <w:r>
        <w:rPr>
          <w:b/>
          <w:bCs/>
        </w:rPr>
        <w:t>275 records</w:t>
      </w:r>
      <w:r>
        <w:t>: 151 from database searches and 124 from citation chaining.</w:t>
      </w:r>
    </w:p>
    <w:p w14:paraId="665644EC" w14:textId="77777777" w:rsidR="00915418" w:rsidRDefault="00EE666C">
      <w:r>
        <w:rPr>
          <w:noProof/>
        </w:rPr>
      </w:r>
      <w:r w:rsidR="00EE666C">
        <w:rPr>
          <w:noProof/>
        </w:rPr>
        <w:pict w14:anchorId="3923947B">
          <v:rect id="_x0000_i1041" alt="" style="width:451.3pt;height:.05pt;mso-width-percent:0;mso-height-percent:0;mso-width-percent:0;mso-height-percent:0" o:hralign="center" o:hrstd="t" o:hr="t"/>
        </w:pict>
      </w:r>
    </w:p>
    <w:p w14:paraId="169F11B7" w14:textId="77777777" w:rsidR="00915418" w:rsidRDefault="00000000">
      <w:pPr>
        <w:pStyle w:val="Heading2"/>
      </w:pPr>
      <w:bookmarkStart w:id="49" w:name="_Toc236327952"/>
      <w:bookmarkStart w:id="50" w:name="full-text-retrieval-and-thematic-coding"/>
      <w:bookmarkEnd w:id="44"/>
      <w:bookmarkEnd w:id="48"/>
      <w:r>
        <w:t>3.5 Full-Text Retrieval and Thematic Coding</w:t>
      </w:r>
      <w:bookmarkEnd w:id="49"/>
    </w:p>
    <w:p w14:paraId="6F77563F" w14:textId="77777777" w:rsidR="00915418" w:rsidRDefault="00000000">
      <w:pPr>
        <w:pStyle w:val="FirstParagraph"/>
      </w:pPr>
      <w:r>
        <w:t xml:space="preserve">Full texts were retrieved and managed in Zotero. Of the 151 included records, </w:t>
      </w:r>
      <w:r>
        <w:rPr>
          <w:b/>
          <w:bCs/>
        </w:rPr>
        <w:t>147 yielded usable text and were coded</w:t>
      </w:r>
      <w:r>
        <w:t>, three proved unretrievable (no PDF located), and one retrieved PDF proved to be the wrong source document (a full edited handbook rather than the catalogued chapter); these four records, together with the snowball gap below, are itemised as limitations in §3.6. Extracted texts were logged in a Systematic Review Map recording each text’s publication year, discipline, geographic focus, document type, and conceptual orientation.</w:t>
      </w:r>
    </w:p>
    <w:p w14:paraId="503494A4" w14:textId="77777777" w:rsidR="00915418" w:rsidRDefault="00000000">
      <w:pPr>
        <w:pStyle w:val="BodyText"/>
      </w:pPr>
      <w:r>
        <w:t xml:space="preserve">For the snowball corpus, 123 of 124 records required fresh PDF retrieval (only 1 overlapped with the database-search PDFs). Retrieval and coding completed on 28 July 2026: 123 of 124 snowball records were successfully retrieved, text-extracted, and coded; one record (a University of North Carolina repository chapter) yielded no retrievable PDF. The combined coded corpus therefore comprises </w:t>
      </w:r>
      <w:r>
        <w:rPr>
          <w:b/>
          <w:bCs/>
        </w:rPr>
        <w:t>270 records</w:t>
      </w:r>
      <w:r>
        <w:t xml:space="preserve"> (147 database-search + 123 snowball) from 275 included records — a coding success rate of 98.2%. The five uncoded records are itemised as a limitation in §3.6.</w:t>
      </w:r>
    </w:p>
    <w:p w14:paraId="0C3724D5" w14:textId="77777777" w:rsidR="00915418" w:rsidRDefault="00000000">
      <w:pPr>
        <w:pStyle w:val="BodyText"/>
      </w:pPr>
      <w:r>
        <w:t>Coding combined deductive structure with inductive openness. Four themes, derived from the theoretical framework in Chapter 2, guided extraction, each scored on a 0–3 scale (absent → central):</w:t>
      </w:r>
    </w:p>
    <w:p w14:paraId="3A8CBD45" w14:textId="77777777" w:rsidR="00915418" w:rsidRDefault="00000000">
      <w:pPr>
        <w:pStyle w:val="Compact"/>
        <w:numPr>
          <w:ilvl w:val="0"/>
          <w:numId w:val="3"/>
        </w:numPr>
      </w:pPr>
      <w:r>
        <w:rPr>
          <w:b/>
          <w:bCs/>
        </w:rPr>
        <w:lastRenderedPageBreak/>
        <w:t>The Information Good and Dual-Use Fluidity</w:t>
      </w:r>
      <w:r>
        <w:t xml:space="preserve"> — recognition of the near-zero marginal cost of algorithmic tools and their frictionless translation from civilian urban technology to military application (Arrow, 1962).</w:t>
      </w:r>
    </w:p>
    <w:p w14:paraId="4445DB41" w14:textId="77777777" w:rsidR="00915418" w:rsidRDefault="00000000">
      <w:pPr>
        <w:pStyle w:val="Compact"/>
        <w:numPr>
          <w:ilvl w:val="0"/>
          <w:numId w:val="3"/>
        </w:numPr>
      </w:pPr>
      <w:r>
        <w:rPr>
          <w:b/>
          <w:bCs/>
        </w:rPr>
        <w:t>Epistemic Authority and Black-Boxing</w:t>
      </w:r>
      <w:r>
        <w:t xml:space="preserve"> — deference by civilian policymakers to the seeming objectivity of military or corporate data systems (Michael, 2007; Pasquale, 2015).</w:t>
      </w:r>
    </w:p>
    <w:p w14:paraId="46F928A0" w14:textId="77777777" w:rsidR="00915418" w:rsidRDefault="00000000">
      <w:pPr>
        <w:pStyle w:val="Compact"/>
        <w:numPr>
          <w:ilvl w:val="0"/>
          <w:numId w:val="3"/>
        </w:numPr>
      </w:pPr>
      <w:r>
        <w:rPr>
          <w:b/>
          <w:bCs/>
        </w:rPr>
        <w:t>The Machinic City and Modulation</w:t>
      </w:r>
      <w:r>
        <w:t xml:space="preserve"> — conceptualisation of urban populations and housing as dynamic, targetable data fields rather than static infrastructure (Deleuze, 1990; De Landa, 1992, 2014).</w:t>
      </w:r>
    </w:p>
    <w:p w14:paraId="5F985E0F" w14:textId="77777777" w:rsidR="00915418" w:rsidRDefault="00000000">
      <w:pPr>
        <w:pStyle w:val="Compact"/>
        <w:numPr>
          <w:ilvl w:val="0"/>
          <w:numId w:val="3"/>
        </w:numPr>
      </w:pPr>
      <w:r>
        <w:rPr>
          <w:b/>
          <w:bCs/>
        </w:rPr>
        <w:t>Spatial Collapse and Home Unmaking</w:t>
      </w:r>
      <w:r>
        <w:t xml:space="preserve"> — explicit connection of weaponised urban planning and algorithmic zoning tools to displacement, urbicide, and the infringement of the private dwelling (King, 2004; Graham, 2006, 2011; Weizman, 2007).</w:t>
      </w:r>
    </w:p>
    <w:p w14:paraId="735D60C7" w14:textId="77777777" w:rsidR="00915418" w:rsidRDefault="00000000">
      <w:pPr>
        <w:pStyle w:val="FirstParagraph"/>
      </w:pPr>
      <w:r>
        <w:t xml:space="preserve">Supplementary fields captured dual-use explicitness, direction, and structural framing, plus methodology, geography, thesis, key quotations, and policy relevance. Because the review tracks a </w:t>
      </w:r>
      <w:r>
        <w:rPr>
          <w:i/>
          <w:iCs/>
        </w:rPr>
        <w:t>longitudinal</w:t>
      </w:r>
      <w:r>
        <w:t xml:space="preserve"> discursive shift, every coded theme was additionally plotted against publication date, enabling the synthesis to identify when — and in which discourse communities — dual-use awareness emerges, peaks, or disappears across the 1990–2025 window.</w:t>
      </w:r>
    </w:p>
    <w:p w14:paraId="6056B1BF" w14:textId="77777777" w:rsidR="00915418" w:rsidRDefault="00000000">
      <w:pPr>
        <w:pStyle w:val="BodyText"/>
      </w:pPr>
      <w:r>
        <w:t>Coding was executed by the author with AI assistance under the same disclosure terms as screening: the model scored papers in resumable batches against a written codebook (temperature 0.0), with per-paper JSON outputs retained for qualitative review; very long texts were sampled under a documented truncation rule (introduction, middle sections, conclusion). As with screening, random sampling confirmed the validity of the AI-assisted coding judgements. All coding decisions remained the author's responsibility and are fully disclosed in the Appendix.</w:t>
      </w:r>
    </w:p>
    <w:p w14:paraId="78EDC52C" w14:textId="77777777" w:rsidR="00915418" w:rsidRDefault="00EE666C">
      <w:r>
        <w:rPr>
          <w:noProof/>
        </w:rPr>
      </w:r>
      <w:r w:rsidR="00EE666C">
        <w:rPr>
          <w:noProof/>
        </w:rPr>
        <w:pict w14:anchorId="06B869D8">
          <v:rect id="_x0000_i1042" alt="" style="width:451.3pt;height:.05pt;mso-width-percent:0;mso-height-percent:0;mso-width-percent:0;mso-height-percent:0" o:hralign="center" o:hrstd="t" o:hr="t"/>
        </w:pict>
      </w:r>
    </w:p>
    <w:p w14:paraId="54B2328D" w14:textId="77777777" w:rsidR="00915418" w:rsidRDefault="00000000">
      <w:pPr>
        <w:pStyle w:val="Heading2"/>
      </w:pPr>
      <w:bookmarkStart w:id="51" w:name="_Toc236327953"/>
      <w:bookmarkStart w:id="52" w:name="synthesis-approach-and-limitations"/>
      <w:bookmarkEnd w:id="50"/>
      <w:r>
        <w:t>3.6 Synthesis Approach and Limitations</w:t>
      </w:r>
      <w:bookmarkEnd w:id="51"/>
    </w:p>
    <w:p w14:paraId="534A37F1" w14:textId="77777777" w:rsidR="00915418" w:rsidRDefault="00000000">
      <w:pPr>
        <w:pStyle w:val="FirstParagraph"/>
      </w:pPr>
      <w:r>
        <w:t>The synthetic phase bridges the empirical literature map back to the theoretical framework of Chapter 2. Rather than a quantitative meta-analysis — inappropriate for qualitative policy discourse — the synthesis combines descriptive statistics of theme distributions with qualitative deep-dives into the small set of “bridge” papers scoring across all four themes, testing whether the literature has registered the connections the framework proposes. The results culminate in Chapter 6 with an evidence-backed agenda for future research into public policy frameworks capable of asserting civilian, democratic oversight over algorithmic urban governance.</w:t>
      </w:r>
    </w:p>
    <w:p w14:paraId="615107E4" w14:textId="77777777" w:rsidR="00915418" w:rsidRDefault="00000000">
      <w:pPr>
        <w:pStyle w:val="BodyText"/>
      </w:pPr>
      <w:r>
        <w:t xml:space="preserve">Five limitations are acknowledged. First, the English-language restriction risks under-representing discourse from non-Anglophone policy communities — particularly relevant given the geographic foci of the case material; and is flagged wherever the synthesis makes </w:t>
      </w:r>
      <w:r>
        <w:lastRenderedPageBreak/>
        <w:t>global claims. Second, single-reviewer screening and coding, while mitigated by deterministic AI assistance, written criteria, and decision journaling, cannot fully replicate the inter-rater reliability of team-based reviews. Third, grey-literature indexing is structurally uneven: classified or restricted defence documents are by definition absent, so the review maps the public policy discourse only; reliance on Policy Commons after the lapse of the Overton trial licence further constrains grey-literature coverage. Fourth, backward citation chaining was possible only for journal-article anchors: OpenAlex indexes no reference lists for the two monographs (Graham, 2006; Weizman, 2007), so the backward pass drew only from Kitchin (2014) and Michael (2007). Fifth, 279 Maybe-verdict snowball records were dropped without manual review (§3.3.4); the titles and sources of these records suggest predominantly tangential material, but some keyword-invisible relevant records will have been missed, and the 124-record snowball corpus cannot be treated as exhaustive of the citation network. Sixth, five of 275 included records (1.8%) could not be coded: three database-search records yielded no extractable text, one database-search record’s retrieved PDF proved to be the wrong source (a 631-page edited handbook that does not contain the chapter it was catalogued as), and one snowball record had no retrievable full text. Among these is one record. a chapter on surveillance and urbicide in Xinjiang — whose subject matter is directly relevant to the review’s core question; its absence biases the corpus, if anything, against the dissertation’s thesis, and so is judged acceptable. Each limitation constrains the scope of the claims the synthesis can support, and the conclusion is calibrated accordingly.</w:t>
      </w:r>
    </w:p>
    <w:p w14:paraId="7CA8B2E1" w14:textId="77777777" w:rsidR="00915418" w:rsidRDefault="00EE666C">
      <w:r>
        <w:rPr>
          <w:noProof/>
        </w:rPr>
      </w:r>
      <w:r w:rsidR="00EE666C">
        <w:rPr>
          <w:noProof/>
        </w:rPr>
        <w:pict w14:anchorId="16FEF860">
          <v:rect id="_x0000_i1043" alt="" style="width:451.3pt;height:.05pt;mso-width-percent:0;mso-height-percent:0;mso-width-percent:0;mso-height-percent:0" o:hralign="center" o:hrstd="t" o:hr="t"/>
        </w:pict>
      </w:r>
    </w:p>
    <w:p w14:paraId="6EE36802" w14:textId="77777777" w:rsidR="00915418" w:rsidRDefault="00000000">
      <w:pPr>
        <w:pStyle w:val="Heading2"/>
      </w:pPr>
      <w:bookmarkStart w:id="53" w:name="_Toc236327954"/>
      <w:bookmarkStart w:id="54" w:name="figure-3.1-prisma-flow-diagram"/>
      <w:bookmarkEnd w:id="52"/>
      <w:r>
        <w:lastRenderedPageBreak/>
        <w:t>Figure 3.1 — PRISMA flow diagram</w:t>
      </w:r>
      <w:bookmarkEnd w:id="53"/>
    </w:p>
    <w:p w14:paraId="251A01C0" w14:textId="77777777" w:rsidR="00915418" w:rsidRDefault="00000000">
      <w:pPr>
        <w:pStyle w:val="CaptionedFigure"/>
      </w:pPr>
      <w:r>
        <w:rPr>
          <w:noProof/>
        </w:rPr>
        <w:drawing>
          <wp:inline distT="0" distB="0" distL="0" distR="0" wp14:anchorId="41FAF0CE" wp14:editId="52F4D545">
            <wp:extent cx="5334000" cy="3726493"/>
            <wp:effectExtent l="0" t="0" r="0" b="0"/>
            <wp:docPr id="47" name="Picture" descr="Figure 3.1 — PRISMA 2020 flow diagram (updated 2026-07-29)"/>
            <wp:cNvGraphicFramePr/>
            <a:graphic xmlns:a="http://schemas.openxmlformats.org/drawingml/2006/main">
              <a:graphicData uri="http://schemas.openxmlformats.org/drawingml/2006/picture">
                <pic:pic xmlns:pic="http://schemas.openxmlformats.org/drawingml/2006/picture">
                  <pic:nvPicPr>
                    <pic:cNvPr id="48" name="Picture" descr="Diss_Methods_Data/analysis/prisma_flow_2026-07-29.png"/>
                    <pic:cNvPicPr>
                      <a:picLocks noChangeAspect="1" noChangeArrowheads="1"/>
                    </pic:cNvPicPr>
                  </pic:nvPicPr>
                  <pic:blipFill>
                    <a:blip r:embed="rId15"/>
                    <a:stretch>
                      <a:fillRect/>
                    </a:stretch>
                  </pic:blipFill>
                  <pic:spPr bwMode="auto">
                    <a:xfrm>
                      <a:off x="0" y="0"/>
                      <a:ext cx="5334000" cy="3726493"/>
                    </a:xfrm>
                    <a:prstGeom prst="rect">
                      <a:avLst/>
                    </a:prstGeom>
                    <a:noFill/>
                    <a:ln w="9525">
                      <a:noFill/>
                      <a:headEnd/>
                      <a:tailEnd/>
                    </a:ln>
                  </pic:spPr>
                </pic:pic>
              </a:graphicData>
            </a:graphic>
          </wp:inline>
        </w:drawing>
      </w:r>
    </w:p>
    <w:p w14:paraId="71C1E150" w14:textId="77777777" w:rsidR="00915418" w:rsidRDefault="00000000">
      <w:pPr>
        <w:pStyle w:val="ImageCaption"/>
      </w:pPr>
      <w:r>
        <w:t>Figure 3.1 — PRISMA 2020 flow diagram (updated 2026-07-29)</w:t>
      </w:r>
    </w:p>
    <w:p w14:paraId="35EDAD9A" w14:textId="77777777" w:rsidR="00915418" w:rsidRDefault="00EE666C">
      <w:r>
        <w:rPr>
          <w:noProof/>
        </w:rPr>
      </w:r>
      <w:r w:rsidR="00EE666C">
        <w:rPr>
          <w:noProof/>
        </w:rPr>
        <w:pict w14:anchorId="7EA4715D">
          <v:rect id="_x0000_i1044" alt="" style="width:451.3pt;height:.05pt;mso-width-percent:0;mso-height-percent:0;mso-width-percent:0;mso-height-percent:0" o:hralign="center" o:hrstd="t" o:hr="t"/>
        </w:pict>
      </w:r>
    </w:p>
    <w:p w14:paraId="7A29CA61" w14:textId="77777777" w:rsidR="00915418" w:rsidRDefault="00000000">
      <w:pPr>
        <w:pStyle w:val="Heading2"/>
      </w:pPr>
      <w:bookmarkStart w:id="55" w:name="_Toc236327955"/>
      <w:bookmarkStart w:id="56" w:name="reference-list-for-this-chapter-2"/>
      <w:bookmarkEnd w:id="54"/>
      <w:r>
        <w:t>Reference list (for this chapter)</w:t>
      </w:r>
      <w:bookmarkEnd w:id="55"/>
    </w:p>
    <w:p w14:paraId="3045D87C" w14:textId="77777777" w:rsidR="00915418" w:rsidRDefault="00000000">
      <w:pPr>
        <w:pStyle w:val="FirstParagraph"/>
      </w:pPr>
      <w:r>
        <w:t>Arrow, K.J., 1962. Economic welfare and the allocation of resources for invention, in: The Rate and Direction of Inventive Activity: Economic and Social Factors. Princeton University Press, pp. 609–626.</w:t>
      </w:r>
    </w:p>
    <w:p w14:paraId="028EE099" w14:textId="77777777" w:rsidR="00915418" w:rsidRDefault="00000000">
      <w:pPr>
        <w:pStyle w:val="BodyText"/>
      </w:pPr>
      <w:r>
        <w:t xml:space="preserve">De Landa, M., 1992. </w:t>
      </w:r>
      <w:r>
        <w:rPr>
          <w:i/>
          <w:iCs/>
        </w:rPr>
        <w:t>War in the Age of Intelligent Machines</w:t>
      </w:r>
      <w:r>
        <w:t>. Zone Books.</w:t>
      </w:r>
    </w:p>
    <w:p w14:paraId="3E4AEF00" w14:textId="77777777" w:rsidR="00915418" w:rsidRDefault="00000000">
      <w:pPr>
        <w:pStyle w:val="BodyText"/>
      </w:pPr>
      <w:r>
        <w:t xml:space="preserve">De Landa, M., 2014. </w:t>
      </w:r>
      <w:r>
        <w:rPr>
          <w:i/>
          <w:iCs/>
        </w:rPr>
        <w:t>Intensive Science and Virtual Philosophy</w:t>
      </w:r>
      <w:r>
        <w:t>. Bloomsbury.</w:t>
      </w:r>
    </w:p>
    <w:p w14:paraId="5BBFAD4A" w14:textId="77777777" w:rsidR="00915418" w:rsidRDefault="00000000">
      <w:pPr>
        <w:pStyle w:val="BodyText"/>
      </w:pPr>
      <w:r>
        <w:t xml:space="preserve">Deleuze, G., 1990. Postscript on the societies of control. </w:t>
      </w:r>
      <w:r>
        <w:rPr>
          <w:i/>
          <w:iCs/>
        </w:rPr>
        <w:t>October</w:t>
      </w:r>
      <w:r>
        <w:t xml:space="preserve"> 59, 3–7.</w:t>
      </w:r>
    </w:p>
    <w:p w14:paraId="6367DC01" w14:textId="77777777" w:rsidR="00915418" w:rsidRDefault="00000000">
      <w:pPr>
        <w:pStyle w:val="BodyText"/>
      </w:pPr>
      <w:r>
        <w:t xml:space="preserve">Graham, S., 2006. Cities, war, and terrorism: Towards an urban geopolitics. In: Graham, S. (Ed.), Cities, War, and Terrorism: Towards an Urban Geopolitics. Blackwell, pp. 1–42. </w:t>
      </w:r>
    </w:p>
    <w:p w14:paraId="226FF053" w14:textId="77777777" w:rsidR="00915418" w:rsidRDefault="00000000">
      <w:pPr>
        <w:pStyle w:val="BodyText"/>
      </w:pPr>
      <w:r>
        <w:t xml:space="preserve">Graham, S., 2011. </w:t>
      </w:r>
      <w:r>
        <w:rPr>
          <w:i/>
          <w:iCs/>
        </w:rPr>
        <w:t>Cities Under Siege: The New Military Urbanism</w:t>
      </w:r>
      <w:r>
        <w:t>. Verso.</w:t>
      </w:r>
    </w:p>
    <w:p w14:paraId="3B637173" w14:textId="77777777" w:rsidR="00915418" w:rsidRDefault="00000000">
      <w:pPr>
        <w:pStyle w:val="BodyText"/>
      </w:pPr>
      <w:r>
        <w:t xml:space="preserve">King, P., 2004. </w:t>
      </w:r>
      <w:r>
        <w:rPr>
          <w:i/>
          <w:iCs/>
        </w:rPr>
        <w:t>Private Dwelling</w:t>
      </w:r>
      <w:r>
        <w:t xml:space="preserve">. Routledge. </w:t>
      </w:r>
      <w:hyperlink r:id="rId16">
        <w:r w:rsidR="00915418">
          <w:rPr>
            <w:rStyle w:val="Hyperlink"/>
          </w:rPr>
          <w:t>https://doi.org/10.4324/9780203421406</w:t>
        </w:r>
      </w:hyperlink>
    </w:p>
    <w:p w14:paraId="710425B0" w14:textId="77777777" w:rsidR="00915418" w:rsidRDefault="00000000">
      <w:pPr>
        <w:pStyle w:val="BodyText"/>
      </w:pPr>
      <w:r>
        <w:t xml:space="preserve">Kitchin, R., 2014. Big Data, new epistemologies and paradigm shifts. </w:t>
      </w:r>
      <w:r>
        <w:rPr>
          <w:i/>
          <w:iCs/>
        </w:rPr>
        <w:t>Big Data &amp; Society</w:t>
      </w:r>
      <w:r>
        <w:t xml:space="preserve"> 1, 2053951714528481.</w:t>
      </w:r>
    </w:p>
    <w:p w14:paraId="4726B3C5" w14:textId="77777777" w:rsidR="00915418" w:rsidRDefault="00000000">
      <w:pPr>
        <w:pStyle w:val="BodyText"/>
      </w:pPr>
      <w:r>
        <w:lastRenderedPageBreak/>
        <w:t xml:space="preserve">Michael, K., 2007. The Israel Defense Forces as an epistemic authority: An intellectual challenge in the reality of the Israeli–Palestinian conflict. </w:t>
      </w:r>
      <w:r>
        <w:rPr>
          <w:i/>
          <w:iCs/>
        </w:rPr>
        <w:t>Journal of Strategic Studies</w:t>
      </w:r>
      <w:r>
        <w:t xml:space="preserve"> 30, 421–446. </w:t>
      </w:r>
      <w:hyperlink r:id="rId17">
        <w:r w:rsidR="00915418">
          <w:rPr>
            <w:rStyle w:val="Hyperlink"/>
          </w:rPr>
          <w:t>https://doi.org/10.1080/01402390701343417</w:t>
        </w:r>
      </w:hyperlink>
    </w:p>
    <w:p w14:paraId="32CB5686" w14:textId="77777777" w:rsidR="00915418" w:rsidRDefault="00000000">
      <w:pPr>
        <w:pStyle w:val="BodyText"/>
      </w:pPr>
      <w:r>
        <w:t xml:space="preserve">Page, M.J., McKenzie, J.E., Bossuyt, P.M., Boutron, I., Hoffmann, T.C., Mulrow, C.D., et al., 2021. The PRISMA 2020 statement: An updated guideline for reporting systematic reviews. </w:t>
      </w:r>
      <w:r>
        <w:rPr>
          <w:i/>
          <w:iCs/>
        </w:rPr>
        <w:t>BMJ</w:t>
      </w:r>
      <w:r>
        <w:t xml:space="preserve"> 372, n71. </w:t>
      </w:r>
      <w:hyperlink r:id="rId18">
        <w:r w:rsidR="00915418">
          <w:rPr>
            <w:rStyle w:val="Hyperlink"/>
          </w:rPr>
          <w:t>https://doi.org/10.1136/bmj.n71</w:t>
        </w:r>
      </w:hyperlink>
    </w:p>
    <w:p w14:paraId="3DC310DF" w14:textId="77777777" w:rsidR="00915418" w:rsidRDefault="00000000">
      <w:pPr>
        <w:pStyle w:val="BodyText"/>
      </w:pPr>
      <w:r>
        <w:t xml:space="preserve">Pasquale, F., 2015. </w:t>
      </w:r>
      <w:r>
        <w:rPr>
          <w:i/>
          <w:iCs/>
        </w:rPr>
        <w:t>The Black Box Society: The Secret Algorithms That Control Money and Information</w:t>
      </w:r>
      <w:r>
        <w:t>. Harvard University Press.</w:t>
      </w:r>
    </w:p>
    <w:p w14:paraId="7F6B0BB5" w14:textId="77777777" w:rsidR="00915418" w:rsidRDefault="00000000">
      <w:pPr>
        <w:pStyle w:val="BodyText"/>
      </w:pPr>
      <w:r>
        <w:t xml:space="preserve">Tranfield, D., Denyer, D., Smart, P., 2003. Towards a methodology for developing evidence-informed management knowledge by means of systematic review. </w:t>
      </w:r>
      <w:r>
        <w:rPr>
          <w:i/>
          <w:iCs/>
        </w:rPr>
        <w:t>British Journal of Management</w:t>
      </w:r>
      <w:r>
        <w:t xml:space="preserve"> 14, 207–222.</w:t>
      </w:r>
    </w:p>
    <w:p w14:paraId="48AD10A5" w14:textId="77777777" w:rsidR="00915418" w:rsidRDefault="00000000">
      <w:pPr>
        <w:pStyle w:val="BodyText"/>
      </w:pPr>
      <w:r>
        <w:t>Tyndall, J., 2010. AACODS Checklist. Flinders University, Adelaide.</w:t>
      </w:r>
    </w:p>
    <w:p w14:paraId="32646761" w14:textId="77777777" w:rsidR="00915418" w:rsidRDefault="00000000">
      <w:pPr>
        <w:pStyle w:val="BodyText"/>
      </w:pPr>
      <w:r>
        <w:t xml:space="preserve">Weizman, E., 2007. </w:t>
      </w:r>
      <w:r>
        <w:rPr>
          <w:i/>
          <w:iCs/>
        </w:rPr>
        <w:t>Hollow Land: Israel’s Architecture of Occupation</w:t>
      </w:r>
      <w:r>
        <w:t>. Verso.</w:t>
      </w:r>
    </w:p>
    <w:p w14:paraId="50DEBB1F" w14:textId="77777777" w:rsidR="00915418" w:rsidRDefault="00000000">
      <w:pPr>
        <w:pStyle w:val="BodyText"/>
      </w:pPr>
      <w:r>
        <w:t xml:space="preserve">Wohlin, C., 2014. Guidelines for snowballing in systematic literature studies and a replication in software engineering, in: Proceedings of the 18th International Conference on Evaluation and Assessment in Software Engineering (EASE ’14). ACM, pp. 1–10. </w:t>
      </w:r>
      <w:hyperlink r:id="rId19">
        <w:r w:rsidR="00915418">
          <w:rPr>
            <w:rStyle w:val="Hyperlink"/>
          </w:rPr>
          <w:t>https://doi.org/10.1145/2601248.2601268</w:t>
        </w:r>
      </w:hyperlink>
    </w:p>
    <w:p w14:paraId="0BBD67A9" w14:textId="77777777" w:rsidR="00915418" w:rsidRDefault="00000000">
      <w:pPr>
        <w:pStyle w:val="Heading1"/>
      </w:pPr>
      <w:bookmarkStart w:id="57" w:name="_Toc236327956"/>
      <w:bookmarkStart w:id="58" w:name="chapter-4-findings-the-systematic-map"/>
      <w:bookmarkEnd w:id="32"/>
      <w:bookmarkEnd w:id="56"/>
      <w:r>
        <w:t>Chapter 4 — Findings: The Systematic Map</w:t>
      </w:r>
      <w:bookmarkEnd w:id="57"/>
    </w:p>
    <w:p w14:paraId="7C3E783C" w14:textId="77777777" w:rsidR="00915418" w:rsidRDefault="00000000">
      <w:pPr>
        <w:pStyle w:val="FirstParagraph"/>
      </w:pPr>
      <w:r>
        <w:rPr>
          <w:b/>
          <w:bCs/>
        </w:rPr>
        <w:t>Status: FINAL DRAFT · Word target: ~3,500 · Date: 30 July 2026</w:t>
      </w:r>
    </w:p>
    <w:p w14:paraId="03979EB2" w14:textId="77777777" w:rsidR="00915418" w:rsidRDefault="00EE666C">
      <w:r>
        <w:rPr>
          <w:noProof/>
        </w:rPr>
      </w:r>
      <w:r w:rsidR="00EE666C">
        <w:rPr>
          <w:noProof/>
        </w:rPr>
        <w:pict w14:anchorId="43BDC27E">
          <v:rect id="_x0000_i1045" alt="" style="width:451.3pt;height:.05pt;mso-width-percent:0;mso-height-percent:0;mso-width-percent:0;mso-height-percent:0" o:hralign="center" o:hrstd="t" o:hr="t"/>
        </w:pict>
      </w:r>
    </w:p>
    <w:p w14:paraId="6AAFC0BE" w14:textId="77777777" w:rsidR="00915418" w:rsidRDefault="00000000">
      <w:pPr>
        <w:pStyle w:val="Heading2"/>
      </w:pPr>
      <w:bookmarkStart w:id="59" w:name="_Toc236327957"/>
      <w:bookmarkStart w:id="60" w:name="the-shape-of-the-corpus"/>
      <w:r>
        <w:t>4.1 The Shape of the Corpus</w:t>
      </w:r>
      <w:bookmarkEnd w:id="59"/>
    </w:p>
    <w:p w14:paraId="73822E0F" w14:textId="77777777" w:rsidR="00915418" w:rsidRDefault="00000000">
      <w:pPr>
        <w:pStyle w:val="FirstParagraph"/>
      </w:pPr>
      <w:r>
        <w:t>The final corpus comprises 275 records: 151 identified through database searches (Web of Science, Scopus, Policy Commons) and 124 through backward and forward citation chaining on four anchor texts (Graham 2006; Weizman 2007; Kitchin 2014; Michael 2007). Full extraction and coding succeeded for 270 records (98.2%); the five failures — three unretrievable PDFs, one wrong-source document, one record without full text — are documented in Section 3.6.</w:t>
      </w:r>
    </w:p>
    <w:p w14:paraId="642DEB03" w14:textId="77777777" w:rsidR="00915418" w:rsidRDefault="00000000">
      <w:pPr>
        <w:pStyle w:val="BodyText"/>
      </w:pPr>
      <w:r>
        <w:t>Three structural features of the corpus matter for what follows.</w:t>
      </w:r>
    </w:p>
    <w:p w14:paraId="509DABC7" w14:textId="77777777" w:rsidR="00915418" w:rsidRDefault="00000000">
      <w:pPr>
        <w:pStyle w:val="BodyText"/>
      </w:pPr>
      <w:r>
        <w:rPr>
          <w:b/>
          <w:bCs/>
        </w:rPr>
        <w:t>First, recency.</w:t>
      </w:r>
      <w:r>
        <w:t xml:space="preserve"> The literature is overwhelmingly a twenty-first-century phenomenon, and predominantly a post-2010 one: 111 records date from the 2010s and 136 from the 2020s alone, against 16 from the 2000s. Publication peaks in 2024 (n=28). The convergence this dissertation examines — algorithmic governance meeting urban destruction — is being theorised </w:t>
      </w:r>
      <w:r>
        <w:rPr>
          <w:i/>
          <w:iCs/>
        </w:rPr>
        <w:t>now</w:t>
      </w:r>
      <w:r>
        <w:t>, in real time, and a substantial fraction of the destruction-side literature concerns events still unfolding at the time of writing.</w:t>
      </w:r>
    </w:p>
    <w:p w14:paraId="4BD3DB64" w14:textId="77777777" w:rsidR="00915418" w:rsidRDefault="00000000">
      <w:pPr>
        <w:pStyle w:val="BodyText"/>
      </w:pPr>
      <w:r>
        <w:rPr>
          <w:b/>
          <w:bCs/>
        </w:rPr>
        <w:lastRenderedPageBreak/>
        <w:t>Second, genre.</w:t>
      </w:r>
      <w:r>
        <w:t xml:space="preserve"> Journal articles dominate (69%), but the corpus is notably hybrid: book chapters (11%), conference papers (8%), and policy reports and grey literature (7%) each carry distinct epistemic weight. The grey literature is not filler. The UK Ministry of Defence’s </w:t>
      </w:r>
      <w:r>
        <w:rPr>
          <w:i/>
          <w:iCs/>
        </w:rPr>
        <w:t>Future Cities</w:t>
      </w:r>
      <w:r>
        <w:t xml:space="preserve"> reports, the US-China Economic and Security Review Commission’s analysis of Chinese smart-city development, and NATO-adjacent technical papers on military exploitation of smart-city IoT constitute a practitioner literature that confirms, from inside the defence establishment, the feasibility claims the critical literature makes from outside (Section 4.2).</w:t>
      </w:r>
    </w:p>
    <w:p w14:paraId="19946CF6" w14:textId="77777777" w:rsidR="00915418" w:rsidRDefault="00000000">
      <w:pPr>
        <w:pStyle w:val="BodyText"/>
      </w:pPr>
      <w:r>
        <w:rPr>
          <w:b/>
          <w:bCs/>
        </w:rPr>
        <w:t>Third, method.</w:t>
      </w:r>
      <w:r>
        <w:t xml:space="preserve"> The corpus skews interpretive: theoretical work (34%) and qualitative empirical work (23%) dominate, with case studies at 15% and policy analysis at 10%. Quantitative empirical work is scarce (7%). This is itself a finding: the intersection of algorithmic governance and spatial destruction has been theorised and narrated far more than it has been measured — with the striking exception of remote-sensing damage assessments of Gaza (Holail et al., 2024), where the same sensing stack used for targeting is turned to documentation.</w:t>
      </w:r>
    </w:p>
    <w:p w14:paraId="6E24E6D7" w14:textId="77777777" w:rsidR="00915418" w:rsidRDefault="00000000">
      <w:pPr>
        <w:pStyle w:val="Heading3"/>
      </w:pPr>
      <w:bookmarkStart w:id="61" w:name="X565ae9e46804b6c533985cf6aebf9072731bdfb"/>
      <w:r>
        <w:t>Table 4.1 — Mean theme scores by corpus (0–3 scale; n scoring ≥2 in parentheses)</w:t>
      </w:r>
    </w:p>
    <w:tbl>
      <w:tblPr>
        <w:tblStyle w:val="Table"/>
        <w:tblW w:w="5000" w:type="pct"/>
        <w:tblLayout w:type="fixed"/>
        <w:tblLook w:val="0020" w:firstRow="1" w:lastRow="0" w:firstColumn="0" w:lastColumn="0" w:noHBand="0" w:noVBand="0"/>
      </w:tblPr>
      <w:tblGrid>
        <w:gridCol w:w="2394"/>
        <w:gridCol w:w="2394"/>
        <w:gridCol w:w="2394"/>
        <w:gridCol w:w="2394"/>
      </w:tblGrid>
      <w:tr w:rsidR="00915418" w14:paraId="149550B8" w14:textId="77777777" w:rsidTr="0091541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B8BF44" w14:textId="77777777" w:rsidR="00915418" w:rsidRDefault="00000000">
            <w:pPr>
              <w:pStyle w:val="Compact"/>
            </w:pPr>
            <w:r>
              <w:t>Theme</w:t>
            </w:r>
          </w:p>
        </w:tc>
        <w:tc>
          <w:tcPr>
            <w:tcW w:w="1980" w:type="dxa"/>
          </w:tcPr>
          <w:p w14:paraId="028E629B" w14:textId="77777777" w:rsidR="00915418" w:rsidRDefault="00000000">
            <w:pPr>
              <w:pStyle w:val="Compact"/>
            </w:pPr>
            <w:r>
              <w:t>Main (n=147)</w:t>
            </w:r>
          </w:p>
        </w:tc>
        <w:tc>
          <w:tcPr>
            <w:tcW w:w="1980" w:type="dxa"/>
          </w:tcPr>
          <w:p w14:paraId="2B69920D" w14:textId="77777777" w:rsidR="00915418" w:rsidRDefault="00000000">
            <w:pPr>
              <w:pStyle w:val="Compact"/>
            </w:pPr>
            <w:r>
              <w:t>Snowball (n=123)</w:t>
            </w:r>
          </w:p>
        </w:tc>
        <w:tc>
          <w:tcPr>
            <w:tcW w:w="1980" w:type="dxa"/>
          </w:tcPr>
          <w:p w14:paraId="0C14C9FB" w14:textId="77777777" w:rsidR="00915418" w:rsidRDefault="00000000">
            <w:pPr>
              <w:pStyle w:val="Compact"/>
            </w:pPr>
            <w:r>
              <w:t>Combined</w:t>
            </w:r>
          </w:p>
        </w:tc>
      </w:tr>
      <w:tr w:rsidR="00915418" w14:paraId="0E051EA4" w14:textId="77777777">
        <w:tc>
          <w:tcPr>
            <w:tcW w:w="1980" w:type="dxa"/>
          </w:tcPr>
          <w:p w14:paraId="3F464E9A" w14:textId="77777777" w:rsidR="00915418" w:rsidRDefault="00000000">
            <w:pPr>
              <w:pStyle w:val="Compact"/>
            </w:pPr>
            <w:r>
              <w:t>T1 Dual-use / information-good properties</w:t>
            </w:r>
          </w:p>
        </w:tc>
        <w:tc>
          <w:tcPr>
            <w:tcW w:w="1980" w:type="dxa"/>
          </w:tcPr>
          <w:p w14:paraId="074246C9" w14:textId="77777777" w:rsidR="00915418" w:rsidRDefault="00000000">
            <w:pPr>
              <w:pStyle w:val="Compact"/>
            </w:pPr>
            <w:r>
              <w:t>1.13 (61)</w:t>
            </w:r>
          </w:p>
        </w:tc>
        <w:tc>
          <w:tcPr>
            <w:tcW w:w="1980" w:type="dxa"/>
          </w:tcPr>
          <w:p w14:paraId="14A24285" w14:textId="77777777" w:rsidR="00915418" w:rsidRDefault="00000000">
            <w:pPr>
              <w:pStyle w:val="Compact"/>
            </w:pPr>
            <w:r>
              <w:t>0.59 (25)</w:t>
            </w:r>
          </w:p>
        </w:tc>
        <w:tc>
          <w:tcPr>
            <w:tcW w:w="1980" w:type="dxa"/>
          </w:tcPr>
          <w:p w14:paraId="2FDEB651" w14:textId="77777777" w:rsidR="00915418" w:rsidRDefault="00000000">
            <w:pPr>
              <w:pStyle w:val="Compact"/>
            </w:pPr>
            <w:r>
              <w:t>0.89 (86)</w:t>
            </w:r>
          </w:p>
        </w:tc>
      </w:tr>
      <w:tr w:rsidR="00915418" w14:paraId="7ADAB987" w14:textId="77777777">
        <w:tc>
          <w:tcPr>
            <w:tcW w:w="1980" w:type="dxa"/>
          </w:tcPr>
          <w:p w14:paraId="75752B8D" w14:textId="77777777" w:rsidR="00915418" w:rsidRDefault="00000000">
            <w:pPr>
              <w:pStyle w:val="Compact"/>
            </w:pPr>
            <w:r>
              <w:t>T2 Epistemic authority &amp; black-boxing</w:t>
            </w:r>
          </w:p>
        </w:tc>
        <w:tc>
          <w:tcPr>
            <w:tcW w:w="1980" w:type="dxa"/>
          </w:tcPr>
          <w:p w14:paraId="2B14C659" w14:textId="77777777" w:rsidR="00915418" w:rsidRDefault="00000000">
            <w:pPr>
              <w:pStyle w:val="Compact"/>
            </w:pPr>
            <w:r>
              <w:t>1.22 (65)</w:t>
            </w:r>
          </w:p>
        </w:tc>
        <w:tc>
          <w:tcPr>
            <w:tcW w:w="1980" w:type="dxa"/>
          </w:tcPr>
          <w:p w14:paraId="5709FD34" w14:textId="77777777" w:rsidR="00915418" w:rsidRDefault="00000000">
            <w:pPr>
              <w:pStyle w:val="Compact"/>
            </w:pPr>
            <w:r>
              <w:t>1.17 (52)</w:t>
            </w:r>
          </w:p>
        </w:tc>
        <w:tc>
          <w:tcPr>
            <w:tcW w:w="1980" w:type="dxa"/>
          </w:tcPr>
          <w:p w14:paraId="35438890" w14:textId="77777777" w:rsidR="00915418" w:rsidRDefault="00000000">
            <w:pPr>
              <w:pStyle w:val="Compact"/>
            </w:pPr>
            <w:r>
              <w:t>1.20 (117)</w:t>
            </w:r>
          </w:p>
        </w:tc>
      </w:tr>
      <w:tr w:rsidR="00915418" w14:paraId="3C2304DA" w14:textId="77777777">
        <w:tc>
          <w:tcPr>
            <w:tcW w:w="1980" w:type="dxa"/>
          </w:tcPr>
          <w:p w14:paraId="340C593E" w14:textId="77777777" w:rsidR="00915418" w:rsidRDefault="00000000">
            <w:pPr>
              <w:pStyle w:val="Compact"/>
            </w:pPr>
            <w:r>
              <w:t>T3 City as programmable system</w:t>
            </w:r>
          </w:p>
        </w:tc>
        <w:tc>
          <w:tcPr>
            <w:tcW w:w="1980" w:type="dxa"/>
          </w:tcPr>
          <w:p w14:paraId="58C87A43" w14:textId="77777777" w:rsidR="00915418" w:rsidRDefault="00000000">
            <w:pPr>
              <w:pStyle w:val="Compact"/>
            </w:pPr>
            <w:r>
              <w:t>1.27 (58)</w:t>
            </w:r>
          </w:p>
        </w:tc>
        <w:tc>
          <w:tcPr>
            <w:tcW w:w="1980" w:type="dxa"/>
          </w:tcPr>
          <w:p w14:paraId="1E0734E8" w14:textId="77777777" w:rsidR="00915418" w:rsidRDefault="00000000">
            <w:pPr>
              <w:pStyle w:val="Compact"/>
            </w:pPr>
            <w:r>
              <w:t>0.99 (44)</w:t>
            </w:r>
          </w:p>
        </w:tc>
        <w:tc>
          <w:tcPr>
            <w:tcW w:w="1980" w:type="dxa"/>
          </w:tcPr>
          <w:p w14:paraId="15857696" w14:textId="77777777" w:rsidR="00915418" w:rsidRDefault="00000000">
            <w:pPr>
              <w:pStyle w:val="Compact"/>
            </w:pPr>
            <w:r>
              <w:t>1.14 (102)</w:t>
            </w:r>
          </w:p>
        </w:tc>
      </w:tr>
      <w:tr w:rsidR="00915418" w14:paraId="0335557E" w14:textId="77777777">
        <w:tc>
          <w:tcPr>
            <w:tcW w:w="1980" w:type="dxa"/>
          </w:tcPr>
          <w:p w14:paraId="267DE70E" w14:textId="77777777" w:rsidR="00915418" w:rsidRDefault="00000000">
            <w:pPr>
              <w:pStyle w:val="Compact"/>
            </w:pPr>
            <w:r>
              <w:t>T4 Spatial destruction / domicide</w:t>
            </w:r>
          </w:p>
        </w:tc>
        <w:tc>
          <w:tcPr>
            <w:tcW w:w="1980" w:type="dxa"/>
          </w:tcPr>
          <w:p w14:paraId="4715BEFB" w14:textId="77777777" w:rsidR="00915418" w:rsidRDefault="00000000">
            <w:pPr>
              <w:pStyle w:val="Compact"/>
            </w:pPr>
            <w:r>
              <w:t>0.53 (18)</w:t>
            </w:r>
          </w:p>
        </w:tc>
        <w:tc>
          <w:tcPr>
            <w:tcW w:w="1980" w:type="dxa"/>
          </w:tcPr>
          <w:p w14:paraId="284C742F" w14:textId="77777777" w:rsidR="00915418" w:rsidRDefault="00000000">
            <w:pPr>
              <w:pStyle w:val="Compact"/>
            </w:pPr>
            <w:r>
              <w:t>1.33 (58)</w:t>
            </w:r>
          </w:p>
        </w:tc>
        <w:tc>
          <w:tcPr>
            <w:tcW w:w="1980" w:type="dxa"/>
          </w:tcPr>
          <w:p w14:paraId="1811F01D" w14:textId="77777777" w:rsidR="00915418" w:rsidRDefault="00000000">
            <w:pPr>
              <w:pStyle w:val="Compact"/>
            </w:pPr>
            <w:r>
              <w:t>0.90 (76)</w:t>
            </w:r>
          </w:p>
        </w:tc>
      </w:tr>
    </w:tbl>
    <w:p w14:paraId="301D64CB" w14:textId="77777777" w:rsidR="00915418" w:rsidRDefault="00000000">
      <w:pPr>
        <w:pStyle w:val="BodyText"/>
      </w:pPr>
      <w:r>
        <w:t xml:space="preserve">The asymmetry in Table 4.1 is the corpus’s first lesson. The keyword-search corpus and the citation-network corpus are not two samples of one literature; they are two literatures that barely cite each other. Database searching recovered the governance side — dual-use transfer, epistemic authority, the programmable city. Citation chaining from Graham and Weizman recovered the destruction side; urbicide, domicide, home unmaking. which keyword searching had largely missed (only 18 of 147 main-corpus records score ≥2 on Theme 4, against 58 of 123 snowball records). The discursive separation first visible at deduplication; zero records appearing in both searches (§3.4.1) — is reproduced at corpus scale. Michael (2007), notably, yielded no included records at all: the epistemic-authority literature it anchors was already captured by the Weizman and Graham networks, and the </w:t>
      </w:r>
      <w:r>
        <w:lastRenderedPageBreak/>
        <w:t>counterinsurgency-theory branch does not intersect the urban-analytics branch. The literatures of how algorithms govern and how cities are destroyed run in parallel. Mapping where they meet is the task of this chapter.</w:t>
      </w:r>
    </w:p>
    <w:p w14:paraId="72B0850E" w14:textId="77777777" w:rsidR="00915418" w:rsidRDefault="00000000">
      <w:pPr>
        <w:pStyle w:val="CaptionedFigure"/>
      </w:pPr>
      <w:r>
        <w:rPr>
          <w:noProof/>
        </w:rPr>
        <w:drawing>
          <wp:inline distT="0" distB="0" distL="0" distR="0" wp14:anchorId="5816B865" wp14:editId="7AACE922">
            <wp:extent cx="5334000" cy="3297381"/>
            <wp:effectExtent l="0" t="0" r="0" b="0"/>
            <wp:docPr id="55" name="Picture" descr="Figure 4.1 — Theme score distributions by corpus (share of coded records)"/>
            <wp:cNvGraphicFramePr/>
            <a:graphic xmlns:a="http://schemas.openxmlformats.org/drawingml/2006/main">
              <a:graphicData uri="http://schemas.openxmlformats.org/drawingml/2006/picture">
                <pic:pic xmlns:pic="http://schemas.openxmlformats.org/drawingml/2006/picture">
                  <pic:nvPicPr>
                    <pic:cNvPr id="56" name="Picture" descr="Diss_Methods_Data/analysis/figure_4_1_theme_distributions.png"/>
                    <pic:cNvPicPr>
                      <a:picLocks noChangeAspect="1" noChangeArrowheads="1"/>
                    </pic:cNvPicPr>
                  </pic:nvPicPr>
                  <pic:blipFill>
                    <a:blip r:embed="rId20"/>
                    <a:stretch>
                      <a:fillRect/>
                    </a:stretch>
                  </pic:blipFill>
                  <pic:spPr bwMode="auto">
                    <a:xfrm>
                      <a:off x="0" y="0"/>
                      <a:ext cx="5334000" cy="3297381"/>
                    </a:xfrm>
                    <a:prstGeom prst="rect">
                      <a:avLst/>
                    </a:prstGeom>
                    <a:noFill/>
                    <a:ln w="9525">
                      <a:noFill/>
                      <a:headEnd/>
                      <a:tailEnd/>
                    </a:ln>
                  </pic:spPr>
                </pic:pic>
              </a:graphicData>
            </a:graphic>
          </wp:inline>
        </w:drawing>
      </w:r>
    </w:p>
    <w:p w14:paraId="78ED5B99" w14:textId="77777777" w:rsidR="00915418" w:rsidRDefault="00000000">
      <w:pPr>
        <w:pStyle w:val="ImageCaption"/>
      </w:pPr>
      <w:r>
        <w:t>Figure 4.1 — Theme score distributions by corpus (share of coded records)</w:t>
      </w:r>
    </w:p>
    <w:p w14:paraId="44E003FA" w14:textId="77777777" w:rsidR="00915418" w:rsidRDefault="00EE666C">
      <w:r>
        <w:rPr>
          <w:noProof/>
        </w:rPr>
      </w:r>
      <w:r w:rsidR="00EE666C">
        <w:rPr>
          <w:noProof/>
        </w:rPr>
        <w:pict w14:anchorId="08A498FB">
          <v:rect id="_x0000_i1046" alt="" style="width:451.3pt;height:.05pt;mso-width-percent:0;mso-height-percent:0;mso-width-percent:0;mso-height-percent:0" o:hralign="center" o:hrstd="t" o:hr="t"/>
        </w:pict>
      </w:r>
    </w:p>
    <w:p w14:paraId="61057059" w14:textId="77777777" w:rsidR="00915418" w:rsidRDefault="00000000">
      <w:pPr>
        <w:pStyle w:val="Heading2"/>
      </w:pPr>
      <w:bookmarkStart w:id="62" w:name="_Toc236327958"/>
      <w:bookmarkStart w:id="63" w:name="X5cc2d465124de9f4a3e31238ab77055c483509d"/>
      <w:bookmarkEnd w:id="60"/>
      <w:bookmarkEnd w:id="61"/>
      <w:r>
        <w:t>4.2 Theme 1 — The Dual-Use Mechanism (n=86 scoring ≥2)</w:t>
      </w:r>
      <w:bookmarkEnd w:id="62"/>
    </w:p>
    <w:p w14:paraId="28B40111" w14:textId="77777777" w:rsidR="00915418" w:rsidRDefault="00000000">
      <w:pPr>
        <w:pStyle w:val="FirstParagraph"/>
      </w:pPr>
      <w:r>
        <w:t>The first theme asked whether the literature treats algorithmic and urban-analytic systems as dual-use: transferable between civilian governance and military application with minimal modification. The answer is an emphatic yes — but with a structure, and a hole.</w:t>
      </w:r>
    </w:p>
    <w:p w14:paraId="1C99B0E2" w14:textId="77777777" w:rsidR="00915418" w:rsidRDefault="00000000">
      <w:pPr>
        <w:pStyle w:val="Heading3"/>
      </w:pPr>
      <w:bookmarkStart w:id="64" w:name="X07f4c6f91cf1fde8a13a9da807578988ba23abb"/>
      <w:r>
        <w:t>4.2.1 Dual-use as design goal: the practitioner literature</w:t>
      </w:r>
    </w:p>
    <w:p w14:paraId="4F23A16C" w14:textId="77777777" w:rsidR="00915418" w:rsidRDefault="00000000">
      <w:pPr>
        <w:pStyle w:val="FirstParagraph"/>
      </w:pPr>
      <w:r>
        <w:t xml:space="preserve">The largest cluster (~18 records) is one this dissertation did not expect to find in such volume: technical and defence-planning literatures that affirmatively engineer the military exploitation of civilian smart-city infrastructure. A series of NATO-adjacent papers proposes architectures for integrating smart-city IoT into military information systems — mapping urban sensor data onto NATO data models for “situational awareness” in urban operations (Pradhan et al., 2018; Riberto et al., 2018; Johnsen et al., 2018; Suri et al., 2018). Tsiolis and Leivadeas (2025) make the logic explicit in their title: an “Internet of Military Defense Things” that assumes “future military forces will have to conduct a range of operations” inside “permissive intelligent urban operational environments.” The UK DCDC Future Cities reports (2019; 2020) analyse smart-city infrastructure as both opportunity </w:t>
      </w:r>
      <w:r>
        <w:lastRenderedPageBreak/>
        <w:t>and vulnerability for British forces; US military-adjacent promotional material advocates “rapid dual-use development of commercial technologies” for installations.</w:t>
      </w:r>
    </w:p>
    <w:p w14:paraId="24F4857A" w14:textId="77777777" w:rsidR="00915418" w:rsidRDefault="00000000">
      <w:pPr>
        <w:pStyle w:val="BodyText"/>
      </w:pPr>
      <w:r>
        <w:t xml:space="preserve">Two things follow. First, the transfer mechanism the framework predicts (Chapter 2) is not speculative: practitioners name it — interoperability standards (MQTT, NGVA, MIP), commercial off-the-shelf components, open data services. Second, the direction of transfer in this cluster is overwhelmingly civilian-to-military, and it is </w:t>
      </w:r>
      <w:r>
        <w:rPr>
          <w:i/>
          <w:iCs/>
        </w:rPr>
        <w:t>celebrated</w:t>
      </w:r>
      <w:r>
        <w:t xml:space="preserve"> rather than lamented. The critical literature’s “boomerang” (Graham, 2012) here appears as a feature.</w:t>
      </w:r>
    </w:p>
    <w:p w14:paraId="53B1599C" w14:textId="77777777" w:rsidR="00915418" w:rsidRDefault="00000000">
      <w:pPr>
        <w:pStyle w:val="Heading3"/>
      </w:pPr>
      <w:bookmarkStart w:id="65" w:name="Xcaccff6d987dec450e38f0d4778fbfe1c2c9d7e"/>
      <w:bookmarkEnd w:id="64"/>
      <w:r>
        <w:t>4.2.2 The boomerang: war-zone technology comes home</w:t>
      </w:r>
    </w:p>
    <w:p w14:paraId="55C789AA" w14:textId="77777777" w:rsidR="00915418" w:rsidRDefault="00000000">
      <w:pPr>
        <w:pStyle w:val="FirstParagraph"/>
      </w:pPr>
      <w:r>
        <w:t>The mirror cluster (~16 records) is the critical canon on military-to-civilian transfer. Wiig (2018) traces counterinsurgency tactics and technologies from Iraq and Afghanistan into the Camden Metro Police Department. Wall (2013) names the “green-to-blue pipeline” by which military drones become domestic policing tools, and explicitly theorises “dual-use scopic technologies” (p. 2). The genealogy of predictive policing runs through the Pentagon: PredPol descends from Army Research Office funding and battlefield-casualty modelling in Iraq (Sharma &amp; Nijjar, 2024; The Public History and Private Future of Police Data, 2021), and Palantir’s software moved from counterinsurgency to the LAPD (Predict and Surveil, 2021). Coaffee (2015) documents ANPR cameras “developed from former military technology” redeployed across British civic space; Kitchen (2014) tracks the Long-Range Acoustic Device (LRAD) — a non-lethal directed-energy weapon developed for maritime force protection. from Somali pirate deterrence to crowd control at the Toronto G20. Schimmel (2021) extends the boomerang logic into the domain of spectacle: the NFL's security infrastructure is legally classified alongside Pentagon suppliers under the SAFETY Act, and stadiums are operationalised as domestic security laboratories — crowd-monitoring technologies tested on football fans migrate to policing contexts. Schimmel's analysis demonstrates that the civil–military dual-use circuit is not limited to overtly 'security' domains but operates wherever large populations are gathered, tracked, and managed.</w:t>
      </w:r>
    </w:p>
    <w:p w14:paraId="62F93059" w14:textId="77777777" w:rsidR="00915418" w:rsidRDefault="00000000">
      <w:pPr>
        <w:pStyle w:val="Heading3"/>
      </w:pPr>
      <w:bookmarkStart w:id="66" w:name="commercial-data-state-security"/>
      <w:bookmarkEnd w:id="65"/>
      <w:r>
        <w:t>4.2.3 Commercial data, state security</w:t>
      </w:r>
    </w:p>
    <w:p w14:paraId="0CC0AE43" w14:textId="77777777" w:rsidR="00915418" w:rsidRDefault="00000000">
      <w:pPr>
        <w:pStyle w:val="FirstParagraph"/>
      </w:pPr>
      <w:r>
        <w:t>A third cluster (~12 records) documents the flow of commercially generated data into security apparatus — the surveillance-capitalism/state nexus. Amoore (2009) provides the corpus’s most developed account: association-rule algorithms honed on Marks &amp; Spencer and Wal-Mart customer data reappear in US VISIT and e-borders, security practices “oscillating” between commercial and military spheres. Wilhelmsen (2022) shows commercial location data repurposed for espionage; Our Incriminating Lives (2023) documents Palantir fusing utility bills, foreclosure records, and LexisNexis into LAPD dragnets; Big Brother Watch (2019) traces Experian’s Mosaic marketing segments into the HART recidivism tool.</w:t>
      </w:r>
    </w:p>
    <w:p w14:paraId="56E9F158" w14:textId="77777777" w:rsidR="00915418" w:rsidRDefault="00000000">
      <w:pPr>
        <w:pStyle w:val="Heading3"/>
      </w:pPr>
      <w:bookmarkStart w:id="67" w:name="dual-use-as-geostrategy"/>
      <w:bookmarkEnd w:id="66"/>
      <w:r>
        <w:lastRenderedPageBreak/>
        <w:t>4.2.4 Dual-use as geostrategy</w:t>
      </w:r>
    </w:p>
    <w:p w14:paraId="67DC8EDD" w14:textId="77777777" w:rsidR="00915418" w:rsidRDefault="00000000">
      <w:pPr>
        <w:pStyle w:val="FirstParagraph"/>
      </w:pPr>
      <w:r>
        <w:t>A fourth cluster (~8 records) treats dual-use as state strategy: China’s “safe city” exports as vehicles of civil-military fusion and geopolitical influence (Weber, 2023 — the urban “city brain” whose architecture derives from, and feeds, military command brains; Atha et al., 2020; Robinson, 2020), with parallel dynamics in Gulf smart-city procurement (Ziadah, 2021).</w:t>
      </w:r>
    </w:p>
    <w:p w14:paraId="1361A295" w14:textId="77777777" w:rsidR="00915418" w:rsidRDefault="00000000">
      <w:pPr>
        <w:pStyle w:val="Heading3"/>
      </w:pPr>
      <w:bookmarkStart w:id="68" w:name="the-hole-nobody-prices-the-transfer"/>
      <w:bookmarkEnd w:id="67"/>
      <w:r>
        <w:t>4.2.5 The hole: nobody prices the transfer</w:t>
      </w:r>
    </w:p>
    <w:p w14:paraId="23A6EFFE" w14:textId="77777777" w:rsidR="00915418" w:rsidRDefault="00000000">
      <w:pPr>
        <w:pStyle w:val="FirstParagraph"/>
      </w:pPr>
      <w:r>
        <w:t>Here is the gap. Across 86 records engaging dual-use, the coders’ recurring annotation — “does not engage with the economic properties of information goods”; appears on the large majority. The literature documents that transfer happens, richly, in both directions, across dozens of cases. It almost never asks why it is frictionless: why software, unlike the bulldozer or the water network, moves between domains at near-zero marginal cost, carrying its ontologies with it. Only Amoore (2009), Wilhelmsen (2022), and Srivastava (2021) gesture at the cost structure of information goods. A distinct older literature on physical dual-use. infrastructure weaponised or sanctioned (Salamanca, 2011; Coward, 2009; Zeitoun, 2018; Coyles, 2017); makes the contrast visible: pipes and generators can be repurposed only slowly, visibly, and at cost, and dual-use sanctions can bite (Zeitoun’s Basrah, where import restrictions on “dual-use” parts crippled water repair). Software escapes this friction. The corpus thereby validates the dissertation’s first theoretical move — Arrow’s information-good economics as the missing mechanism. precisely by leaving it unmade.</w:t>
      </w:r>
    </w:p>
    <w:p w14:paraId="5651B026" w14:textId="77777777" w:rsidR="00915418" w:rsidRDefault="00EE666C">
      <w:r>
        <w:rPr>
          <w:noProof/>
        </w:rPr>
      </w:r>
      <w:r w:rsidR="00EE666C">
        <w:rPr>
          <w:noProof/>
        </w:rPr>
        <w:pict w14:anchorId="56207D5F">
          <v:rect id="_x0000_i1047" alt="" style="width:451.3pt;height:.05pt;mso-width-percent:0;mso-height-percent:0;mso-width-percent:0;mso-height-percent:0" o:hralign="center" o:hrstd="t" o:hr="t"/>
        </w:pict>
      </w:r>
    </w:p>
    <w:p w14:paraId="16DF8995" w14:textId="77777777" w:rsidR="00915418" w:rsidRDefault="00000000">
      <w:pPr>
        <w:pStyle w:val="Heading2"/>
      </w:pPr>
      <w:bookmarkStart w:id="69" w:name="_Toc236327959"/>
      <w:bookmarkStart w:id="70" w:name="X65a82966cb184e473562a39487e48a636fd2d3e"/>
      <w:bookmarkEnd w:id="63"/>
      <w:bookmarkEnd w:id="68"/>
      <w:r>
        <w:t>4.3 Theme 2 — Epistemic Authority and the Black Box (n=117 scoring ≥2)</w:t>
      </w:r>
      <w:bookmarkEnd w:id="69"/>
    </w:p>
    <w:p w14:paraId="18ADE290" w14:textId="77777777" w:rsidR="00915418" w:rsidRDefault="00000000">
      <w:pPr>
        <w:pStyle w:val="FirstParagraph"/>
      </w:pPr>
      <w:r>
        <w:t>The second theme is the corpus’s most populated: how algorithmic systems acquire the authority to define truth, and how that authority is insulated from challenge. Three findings stand out.</w:t>
      </w:r>
    </w:p>
    <w:p w14:paraId="61D96216" w14:textId="77777777" w:rsidR="00915418" w:rsidRDefault="00000000">
      <w:pPr>
        <w:pStyle w:val="Heading3"/>
      </w:pPr>
      <w:bookmarkStart w:id="71" w:name="the-pattern-is-political"/>
      <w:r>
        <w:t>4.3.1 The pattern is political</w:t>
      </w:r>
    </w:p>
    <w:p w14:paraId="6B94D389" w14:textId="77777777" w:rsidR="00915418" w:rsidRDefault="00000000">
      <w:pPr>
        <w:pStyle w:val="FirstParagraph"/>
      </w:pPr>
      <w:r>
        <w:t>The predictive-policing literature (~22 records) has matured into a genuine epistemology of algorithmic governance. Kaufmann (2019, p. 2) states the core problem cleanly: patterns are “the epistemological core of predictive policing,” and “the clean surface of the pattern makes it impossible to defend oneself against their results.” Studies of specific systems show political choices being laundered into code: Rio’s CrimeRadar naturalises its designers’ assumptions “in the process of translating crime events into strings of codes, datasets, and maps” (The Making of Crime Predictions, 2021); the pattern’s authority is rearticulated with each technical generation (Hälterlein, 2021). Ethnographic work complicates the automation story from inside: Bogotá police “corrupt” crime data at input through institutional cultures (Barreneche, 2019); LAPD officers dismiss risk scores as “witchcraft” (Police Pushback, 2017) while nonetheless being governed by them.</w:t>
      </w:r>
    </w:p>
    <w:p w14:paraId="47841E0A" w14:textId="77777777" w:rsidR="00915418" w:rsidRDefault="00000000">
      <w:pPr>
        <w:pStyle w:val="Heading3"/>
      </w:pPr>
      <w:bookmarkStart w:id="72" w:name="opacity-is-manufactured-not-inherited"/>
      <w:bookmarkEnd w:id="71"/>
      <w:r>
        <w:lastRenderedPageBreak/>
        <w:t>4.3.2 Opacity is manufactured, not inherited</w:t>
      </w:r>
    </w:p>
    <w:p w14:paraId="3281356F" w14:textId="77777777" w:rsidR="00915418" w:rsidRDefault="00000000">
      <w:pPr>
        <w:pStyle w:val="FirstParagraph"/>
      </w:pPr>
      <w:r>
        <w:t>The second finding reframes the black box. Across legal and policy records (~15), opacity is not a technical property of machine learning but an institutional product: trade secrecy asserted by vendors (Predict and Surveil, 2021; Coding Inequality, 2019), procurement frameworks where “opacity is normalised as a feature and not a bug” (Myanmar CCTV, 2022), and statutory carve-outs that exempt national security from transparency law — the LED and AI Act “fail to lift the ‘veil of secrecy’” (Erdogan, 2024, p. 22), whose individualised remedies “cannot correspond to effects of AI technologies at a population-level.” EPIC’s amicus work (2026) catches the resulting bind: ALPR decisions are “cloaked in objectivity and hidden in a proprietary black box,” making Fourth Amendment vindication structurally impossible. The implication for the framework: technical transparency fixes (explainable AI, audits) recur in the corpus as necessary but radically insufficient, because the box is legal before it is computational.</w:t>
      </w:r>
    </w:p>
    <w:p w14:paraId="21EBA7F6" w14:textId="77777777" w:rsidR="00915418" w:rsidRDefault="00000000">
      <w:pPr>
        <w:pStyle w:val="Heading3"/>
      </w:pPr>
      <w:bookmarkStart w:id="73" w:name="race-is-constitutive-not-contaminating"/>
      <w:bookmarkEnd w:id="72"/>
      <w:r>
        <w:t>4.3.3 Race is constitutive, not contaminating</w:t>
      </w:r>
    </w:p>
    <w:p w14:paraId="68974A87" w14:textId="77777777" w:rsidR="00915418" w:rsidRDefault="00000000">
      <w:pPr>
        <w:pStyle w:val="FirstParagraph"/>
      </w:pPr>
      <w:r>
        <w:t>The third finding is the corpus’s strongest normative current (~14 records). Against the “bias” framing — neutral systems corrupted by skewed data. Sharma and Nijjar (2024) argue that “policing does not have a ‘racist history’. Policing makes race,” and algorithms “cannot ‘code out’ race from American policing because race is an originary policing technology.” Ziadah (2021, p. 4) documents “digital epidermalization” in the UAE; Irungbam (2026, p. 11) frames Manipur’s internet shutdowns as “epistemicide” — the erasure of subaltern knowledge as a governing technique. The occupation literature extends this to epistemic sovereignty over territory: at Qalandia, “uncertainty becomes the ultimate system of control” (Tawil-Souri, 2011, p. 8); in East Jerusalem the state manages “the uneven distribution of visual rights” (Shalhoub-Kevorkian, 2017, p. 5). This cluster is where Michael’s (2007) epistemic-authority concept gets its sharpest empirical elaboration: the authority to define truth is inseparable from the authority to decide whom truth targets.</w:t>
      </w:r>
    </w:p>
    <w:p w14:paraId="0F1305CC" w14:textId="77777777" w:rsidR="00915418" w:rsidRDefault="00000000">
      <w:pPr>
        <w:pStyle w:val="BodyText"/>
      </w:pPr>
      <w:r>
        <w:t>A bridging motif recurs across all three: the view from above as an epistemic position — the “God’s Eye View” (Monroe, 2017; Woods et al., 2024), the drone’s “cosmic view” (Wall, 2011), the helicopter’s “verticalized omniscience” (Vertical Security, 2010), Graham’s (2012) machinic “Id-ing” replacing social identification. Epistemic authority in this literature is literalised as altitude. Theme 4 shows what that altitude is for.</w:t>
      </w:r>
    </w:p>
    <w:p w14:paraId="67D21409" w14:textId="77777777" w:rsidR="00915418" w:rsidRDefault="00EE666C">
      <w:r>
        <w:rPr>
          <w:noProof/>
        </w:rPr>
      </w:r>
      <w:r w:rsidR="00EE666C">
        <w:rPr>
          <w:noProof/>
        </w:rPr>
        <w:pict w14:anchorId="723660EB">
          <v:rect id="_x0000_i1048" alt="" style="width:451.3pt;height:.05pt;mso-width-percent:0;mso-height-percent:0;mso-width-percent:0;mso-height-percent:0" o:hralign="center" o:hrstd="t" o:hr="t"/>
        </w:pict>
      </w:r>
    </w:p>
    <w:p w14:paraId="01578E91" w14:textId="77777777" w:rsidR="00915418" w:rsidRDefault="00000000">
      <w:pPr>
        <w:pStyle w:val="Heading2"/>
      </w:pPr>
      <w:bookmarkStart w:id="74" w:name="_Toc236327960"/>
      <w:bookmarkStart w:id="75" w:name="Xa9fafb32876131257eef4d4f2a30834c6aa0cda"/>
      <w:bookmarkEnd w:id="70"/>
      <w:bookmarkEnd w:id="73"/>
      <w:r>
        <w:t>4.4 Theme 3 — The City as Programmable System (n=102 scoring ≥2)</w:t>
      </w:r>
      <w:bookmarkEnd w:id="74"/>
    </w:p>
    <w:p w14:paraId="1704F65E" w14:textId="77777777" w:rsidR="00915418" w:rsidRDefault="00000000">
      <w:pPr>
        <w:pStyle w:val="FirstParagraph"/>
      </w:pPr>
      <w:r>
        <w:t>The third theme coded whether the literature conceptualises the city itself as a programmable, data-driven system subject to continuous modulation — the Deleuzian-De Landan ontology (Chapter 2). The answer comes from three directions that rarely cite each other.</w:t>
      </w:r>
    </w:p>
    <w:p w14:paraId="346C35A3" w14:textId="77777777" w:rsidR="00915418" w:rsidRPr="00B46A03" w:rsidRDefault="00000000">
      <w:pPr>
        <w:pStyle w:val="BodyText"/>
      </w:pPr>
      <w:r w:rsidRPr="00B46A03">
        <w:lastRenderedPageBreak/>
        <w:t>Smart-city advocates and their critics share an ontology. Urban Operating Systems are analysed as a “diagram of control” that “does not function to represent… but rather constructs a real that is to come” (Marvin &amp; Luque-Ayala, 2017, p. 7, citing Deleuze and Guattari). Realtime urbanism names latency itself as a governing logic that “naturalize[s] control as responsiveness, and collapse[s] deliberation into automation” (Lotfi-Jam, 2025, p. 2). The smart-city critique — Kitchin’s (2018) “smartmentality,” Tenney’s (2016) “algorithmic-regulation,” Williamson’s (2015) “programmable environments” — takes the same city-as-system ontology as given, contesting its politics rather than its feasibility.</w:t>
      </w:r>
    </w:p>
    <w:p w14:paraId="36528A1E" w14:textId="77777777" w:rsidR="00915418" w:rsidRPr="00B46A03" w:rsidRDefault="00000000">
      <w:pPr>
        <w:pStyle w:val="BodyText"/>
      </w:pPr>
      <w:r w:rsidRPr="00B46A03">
        <w:t>Modulation runs through more channels than dashboards. A distinctive sub-current tracks control exercised through environment and affect: “scripted architecture” using light, smell, and sound as “pastoral power” (Schuilenburg &amp; Peeters, 2018, p. 7); the Eindhoven nightlife living lab whose operators are “Big Brother only to the masses” (Smart Cities as “Big Brother Only to the Dialogue Masses”, 2022); “atmospheric fortification” (Fregonese, 2024, p. 1); time itself as “an infrastructure of control” in East Jerusalem (Baumann, 2019, p. 4). The living-lab literature (Jacobs et al., 2024; Taylor, 2021) adds the city as experiment, populations enrolled as unwitting test subjects.</w:t>
      </w:r>
    </w:p>
    <w:p w14:paraId="17895F34" w14:textId="77777777" w:rsidR="00915418" w:rsidRPr="00B46A03" w:rsidRDefault="00000000">
      <w:pPr>
        <w:pStyle w:val="BodyText"/>
      </w:pPr>
      <w:r w:rsidRPr="00B46A03">
        <w:t>The military independently arrives at the same city. The hinge finding of this theme: defence doctrine converges on the identical ontology. DARPA’s Combat Zones That See aimed to “build up fully representative data profiles on the ‘normal’ time-space movement patterns of entire subject cities so that algorithms could then use statistical modelling to ‘determine what is normal and what is not’” (Graham, 2008). US military urban doctrine treats the city as a “system-of-systems,” a “living organism” to be managed (Danielsson, 2025); China’s “city brain” is explicitly an OODA loop (Weber, 2023). And a corrective to presentism runs underneath: the administered and occupied city modulated populations bureaucratically long before software — Belfast’s “controlled allocation” of tenancies as pre-emptive spatial design (Coyles, 2017, p. 9), the SAU’s remapping of Algiers “into militarized zones” (Crane, 2017), Gaza’s electricity and water switched on and off as “elastic” humanitarian calibration (Salamanca, 2011, p. 1). Algorithmic governance automates and intensifies an older administrative modulation; it does not invent it. The significance for the framework is that the programmable-city ontology is not contested between the literatures — it is shared by smart-city advocates, critical urban theorists, and military doctrine alike. What is contested is only who holds the controls.</w:t>
      </w:r>
    </w:p>
    <w:p w14:paraId="0C1615D3" w14:textId="77777777" w:rsidR="00915418" w:rsidRDefault="00EE666C">
      <w:r>
        <w:rPr>
          <w:noProof/>
        </w:rPr>
      </w:r>
      <w:r w:rsidR="00EE666C">
        <w:rPr>
          <w:noProof/>
        </w:rPr>
        <w:pict w14:anchorId="0749B117">
          <v:rect id="_x0000_i1049" alt="" style="width:451.3pt;height:.05pt;mso-width-percent:0;mso-height-percent:0;mso-width-percent:0;mso-height-percent:0" o:hralign="center" o:hrstd="t" o:hr="t"/>
        </w:pict>
      </w:r>
    </w:p>
    <w:p w14:paraId="46500184" w14:textId="77777777" w:rsidR="00915418" w:rsidRDefault="00000000">
      <w:pPr>
        <w:pStyle w:val="Heading2"/>
      </w:pPr>
      <w:bookmarkStart w:id="76" w:name="_Toc236327961"/>
      <w:bookmarkStart w:id="77" w:name="X4d3bf584db4193197b6981130d445e37f5a4f03"/>
      <w:bookmarkEnd w:id="75"/>
      <w:r>
        <w:t>4.5 Theme 4 — Spatial Destruction and Home Unmaking (n=76 scoring ≥2)</w:t>
      </w:r>
      <w:bookmarkEnd w:id="76"/>
    </w:p>
    <w:p w14:paraId="0656F1D5" w14:textId="77777777" w:rsidR="00915418" w:rsidRDefault="00000000">
      <w:pPr>
        <w:pStyle w:val="FirstParagraph"/>
      </w:pPr>
      <w:r>
        <w:t>The fourth theme is the corpus’s most intense: 34 of 76 records score 3, the highest saturation of any theme. This is the literature the keyword search missed and the citation network delivered (Table 4.1).</w:t>
      </w:r>
    </w:p>
    <w:p w14:paraId="508839CA" w14:textId="77777777" w:rsidR="00915418" w:rsidRDefault="00000000">
      <w:pPr>
        <w:pStyle w:val="Heading3"/>
      </w:pPr>
      <w:bookmarkStart w:id="78" w:name="X0a17e896eca6daa28e3ad9e59f4f8970c51e07a"/>
      <w:r>
        <w:lastRenderedPageBreak/>
        <w:t>4.5.1 The urbicide canon and its paradigmatic case</w:t>
      </w:r>
    </w:p>
    <w:p w14:paraId="151DEA2E" w14:textId="77777777" w:rsidR="00915418" w:rsidRDefault="00000000">
      <w:pPr>
        <w:pStyle w:val="FirstParagraph"/>
      </w:pPr>
      <w:r>
        <w:t>The conceptual spine runs from Graham’s (2004) “postmortem city” — war as “the most thorough-going… occasion of collective violence that destroys places” (Hewitt, cited therein) — through urbicide’s tripartite definition: the killing of cosmopolitan mixing, of the means of modern urban living, and of those cast as “unmodern” (Graham, 2012). Hanafi’s (2012, p. 3) “spacio-cide” names the Palestinian variant: “the weapons of mass destruction are not so much tanks as bulldozers.”</w:t>
      </w:r>
    </w:p>
    <w:p w14:paraId="37AD9A7D" w14:textId="77777777" w:rsidR="00915418" w:rsidRDefault="00000000">
      <w:pPr>
        <w:pStyle w:val="BodyText"/>
      </w:pPr>
      <w:r>
        <w:t>Palestine is the corpus’s gravitational centre (~25 records), functioning explicitly as laboratory (Cook, 2008: confined spaces as “laboratories where experiments to encourage Palestinian despair… are being refined”). Every modality of destruction is documented: home demolition as planning instrument (Meade, 2011; Paz-Fuchs, 2010); “walking through walls” (Bleibleh, 2015); closure, checkpoint, and enclave (Peteet, 2015, p. 10 — Weisglass’s “diet, but not… die of hunger”); settlement as territorialisation (Volinz, 2019; Cohen, 2018); sensory warfare (Shalhoub-Kevorkian, 2017). Golańska’s (2022) “slow urbicide” names the attritional register: bureaucratic neglect, pollution, obliteration of the vernacular as violence at low visibility. And the register has accelerated: Benguita (2025) reads Gaza 2023–25 as “Spatial Nakba”; “Gaza is not merely being bombed. it is being unmade as a space of collective identity and political potential” — while Holail et al. (2024) quantify the escalation through time-series satellite sensing.</w:t>
      </w:r>
    </w:p>
    <w:p w14:paraId="1A0C7498" w14:textId="77777777" w:rsidR="00915418" w:rsidRDefault="00000000">
      <w:pPr>
        <w:pStyle w:val="Heading3"/>
      </w:pPr>
      <w:bookmarkStart w:id="79" w:name="Xfafb855dc3428ef8a6d39c991d865d6c42153a8"/>
      <w:bookmarkEnd w:id="78"/>
      <w:r>
        <w:t>4.5.2 Destruction as cycle: razing, renewal, razing</w:t>
      </w:r>
    </w:p>
    <w:p w14:paraId="6AE1B41F" w14:textId="77777777" w:rsidR="00915418" w:rsidRDefault="00000000">
      <w:pPr>
        <w:pStyle w:val="FirstParagraph"/>
      </w:pPr>
      <w:r>
        <w:t>A second cluster corrects any event-based reading. Urban renewal produces the displaceability that later warfare exploits (Genç, 2021, on Diyarbakır; Coyles, 2017, on Belfast), and post-conflict reconstruction continues the war by other means: Turkey’s tabula rasa rebuilding of Sur replaces “vernacular and communal architecture” with housing that “integrate[s residents] into state agencies and mortgage regimes” (Smith, 2022, p. 16); Hourani (2024, p. 2) names the “post-conflict-catastrophe complex.” Wilson and Wyly (2026, p. 2) push the continuum furthest, into peacetime: “Dracula urbanism” as “real-estate state kill-offs,” where “banal eviscerating becomes an unexceptional thing” — the smart city’s development logic as low-intensity domicide. Rio’s “Museum of Evictions” (Arantes &amp; Ribeiro, 2021), Cape Town’s securitised renewal (Samara, 2010), and the MOVE bombing’s destruction of a Philadelphia block (Massaro, 2015) extend the continuum across regime types. Domicide, the corpus insists, is a spectrum practice of states, not a wartime aberration.</w:t>
      </w:r>
    </w:p>
    <w:p w14:paraId="6FC7FF59" w14:textId="77777777" w:rsidR="00915418" w:rsidRDefault="00000000">
      <w:pPr>
        <w:pStyle w:val="Heading3"/>
      </w:pPr>
      <w:bookmarkStart w:id="80" w:name="Xe5ab6e9c7b9f33aa564de35b8e591a6d6e1c12c"/>
      <w:bookmarkEnd w:id="79"/>
      <w:r>
        <w:t>4.5.3 The warrant: “dual-use” inside the destruction</w:t>
      </w:r>
    </w:p>
    <w:p w14:paraId="669BDD5C" w14:textId="77777777" w:rsidR="00915418" w:rsidRDefault="00000000">
      <w:pPr>
        <w:pStyle w:val="FirstParagraph"/>
      </w:pPr>
      <w:r>
        <w:t xml:space="preserve">The single most important finding for the dissertation’s thesis sits here. Benguita’s (2025) coding of Gaza 2023–25 surfaces the exact vocabulary: “Hospitals, schools, mosques, media institutions, and universities have been struck </w:t>
      </w:r>
      <w:r>
        <w:rPr>
          <w:i/>
          <w:iCs/>
        </w:rPr>
        <w:t>under the rationale of dual-use</w:t>
      </w:r>
      <w:r>
        <w:t xml:space="preserve"> or symbolic alignment with resistance” (emphasis added). The legal-military category of dual-use — the same category that governs export controls and sanctions in Theme 1 — operates </w:t>
      </w:r>
      <w:r>
        <w:rPr>
          <w:i/>
          <w:iCs/>
        </w:rPr>
        <w:t>inside</w:t>
      </w:r>
      <w:r>
        <w:t xml:space="preserve"> the destruction literature as the warrant for striking civilian fabric. Coward </w:t>
      </w:r>
      <w:r>
        <w:lastRenderedPageBreak/>
        <w:t>(2009) documented the same logic in Iraq’s “dual use facilities”; Graham (2004) recorded the USAF planner’s concession that targeting dual-use electrical infrastructure killed up to 100,000 civilians. The thesis that algorithmic governance and spatial destruction share a dual-use logic is therefore not an analogy this dissertation imposes on the material: it is a connection the material states about itself.</w:t>
      </w:r>
    </w:p>
    <w:p w14:paraId="0487FF26" w14:textId="77777777" w:rsidR="00915418" w:rsidRDefault="00000000">
      <w:pPr>
        <w:pStyle w:val="Heading3"/>
      </w:pPr>
      <w:bookmarkStart w:id="81" w:name="the-thin-edge-algorithmic-destruction"/>
      <w:bookmarkEnd w:id="80"/>
      <w:r>
        <w:t>4.5.4 The thin edge: algorithmic destruction</w:t>
      </w:r>
    </w:p>
    <w:p w14:paraId="7053F76B" w14:textId="77777777" w:rsidR="00915418" w:rsidRDefault="00000000">
      <w:pPr>
        <w:pStyle w:val="FirstParagraph"/>
      </w:pPr>
      <w:r>
        <w:t>Yet the algorithmic mode of destruction is the theme’s thinnest cluster — five records, all 2021 or later. Hourani (2024, p. 2) discusses Lavender and Where’s Daddy?: AI systems generating kill lists, targets “tracked to their homes, where they are killed along with their families,” which “gives lie to technophilic dreams of the sanitary smart bomb.” Lotfi-Jam (2025) addresses AI-assisted kill chains; Završnik and Badalič (2021) dissect Project Maven; Graham (2008) reads Combat Zones That See as precursor; Holail et al. (2024) shows the sensing stack’s documentary afterlife. Against 76 destruction records and 117 epistemic-authority records, these five constitute the only sustained bridges. The urbicide canon theorises destruction but barely touches its algorithmisation; the algorithmic-governance literature theorises modulation but stops short of the kill chain. The intersection. algorithmically mediated urbicide — is nearly empty. This is the dissertation’s central empirical finding, and it is a finding about the literature itself.</w:t>
      </w:r>
    </w:p>
    <w:p w14:paraId="6047C0ED" w14:textId="77777777" w:rsidR="00915418" w:rsidRDefault="00EE666C">
      <w:r>
        <w:rPr>
          <w:noProof/>
        </w:rPr>
      </w:r>
      <w:r w:rsidR="00EE666C">
        <w:rPr>
          <w:noProof/>
        </w:rPr>
        <w:pict w14:anchorId="3412B58D">
          <v:rect id="_x0000_i1050" alt="" style="width:451.3pt;height:.05pt;mso-width-percent:0;mso-height-percent:0;mso-width-percent:0;mso-height-percent:0" o:hralign="center" o:hrstd="t" o:hr="t"/>
        </w:pict>
      </w:r>
    </w:p>
    <w:p w14:paraId="3BC12415" w14:textId="77777777" w:rsidR="00915418" w:rsidRDefault="00000000">
      <w:pPr>
        <w:pStyle w:val="Heading2"/>
      </w:pPr>
      <w:bookmarkStart w:id="82" w:name="_Toc236327962"/>
      <w:bookmarkStart w:id="83" w:name="the-map-as-argument"/>
      <w:bookmarkEnd w:id="77"/>
      <w:bookmarkEnd w:id="81"/>
      <w:r>
        <w:t>4.6 The Map as Argument</w:t>
      </w:r>
      <w:bookmarkEnd w:id="82"/>
    </w:p>
    <w:p w14:paraId="7B920740" w14:textId="77777777" w:rsidR="00915418" w:rsidRDefault="00000000">
      <w:pPr>
        <w:pStyle w:val="FirstParagraph"/>
      </w:pPr>
      <w:r>
        <w:t>Read together, the four themes form the causal chain the framework predicted, and the corpus maps each link with sharply varying density:</w:t>
      </w:r>
    </w:p>
    <w:p w14:paraId="2C2D2959" w14:textId="77777777" w:rsidR="00915418" w:rsidRDefault="00000000">
      <w:pPr>
        <w:pStyle w:val="Compact"/>
        <w:numPr>
          <w:ilvl w:val="0"/>
          <w:numId w:val="4"/>
        </w:numPr>
      </w:pPr>
      <w:r>
        <w:rPr>
          <w:b/>
          <w:bCs/>
        </w:rPr>
        <w:t>Mechanism (T1, 86):</w:t>
      </w:r>
      <w:r>
        <w:t xml:space="preserve"> transfer is documented exhaustively, in both directions — but its economic grammar is untheorised.</w:t>
      </w:r>
    </w:p>
    <w:p w14:paraId="5B9801FD" w14:textId="77777777" w:rsidR="00915418" w:rsidRDefault="00000000">
      <w:pPr>
        <w:pStyle w:val="Compact"/>
        <w:numPr>
          <w:ilvl w:val="0"/>
          <w:numId w:val="4"/>
        </w:numPr>
      </w:pPr>
      <w:r>
        <w:rPr>
          <w:b/>
          <w:bCs/>
        </w:rPr>
        <w:t>Authority (T2, 117):</w:t>
      </w:r>
      <w:r>
        <w:t xml:space="preserve"> the black box is shown to be institutionally manufactured, and its truths constitutively racialised.</w:t>
      </w:r>
    </w:p>
    <w:p w14:paraId="71912BC3" w14:textId="77777777" w:rsidR="00915418" w:rsidRDefault="00000000">
      <w:pPr>
        <w:pStyle w:val="Compact"/>
        <w:numPr>
          <w:ilvl w:val="0"/>
          <w:numId w:val="4"/>
        </w:numPr>
      </w:pPr>
      <w:r>
        <w:rPr>
          <w:b/>
          <w:bCs/>
        </w:rPr>
        <w:t>Ontology (T3, 102): the programmable city is shared by smart-city advocates, critical theorists, and defence planners — a common operational picture whose politics depend entirely on the institutional context of deployment.</w:t>
      </w:r>
    </w:p>
    <w:p w14:paraId="6948C469" w14:textId="77777777" w:rsidR="00915418" w:rsidRDefault="00000000">
      <w:pPr>
        <w:pStyle w:val="Compact"/>
        <w:numPr>
          <w:ilvl w:val="0"/>
          <w:numId w:val="4"/>
        </w:numPr>
      </w:pPr>
      <w:r>
        <w:rPr>
          <w:b/>
          <w:bCs/>
        </w:rPr>
        <w:t>Consequence (T4, 76):</w:t>
      </w:r>
      <w:r>
        <w:t xml:space="preserve"> destruction is theorised intensely (34 records at score 3) — but its algorithmic mediation is documented in only five records.</w:t>
      </w:r>
    </w:p>
    <w:p w14:paraId="27A3D1A1" w14:textId="77777777" w:rsidR="00915418" w:rsidRDefault="00000000">
      <w:pPr>
        <w:pStyle w:val="FirstParagraph"/>
      </w:pPr>
      <w:r>
        <w:t>Two further patterns sharpen the picture. Direction of transfer is asymmetric: among records engaging transfer explicitly, civilian-to-military dominates (n=65) over military-to-civilian (n=20) and bidirectional (n=32) — the pipeline runs outward from the smart city more often than it returns. And structural dual-use. the system-level property the dissertation’s definition requires, beyond individual artefacts — is explicit in only 37 of 270 coded records. The literature is rich on cases, thin on structure.</w:t>
      </w:r>
    </w:p>
    <w:p w14:paraId="52ADCD07" w14:textId="77777777" w:rsidR="00915418" w:rsidRDefault="00000000">
      <w:pPr>
        <w:pStyle w:val="BodyText"/>
      </w:pPr>
      <w:r>
        <w:lastRenderedPageBreak/>
        <w:t>The corpus’s own architecture performs the thesis one final time. The governance literature and the destruction literature were found by different instruments, cite different canons, and score inversely on the framework’s first and last themes (Table 4.1). They are two conversations about one assemblage, conducted in separate rooms. Chapter 5 draws the threads together: what the map implies for the dual-use claim, for policy, and for a research agenda on algorithmically mediated domicide.</w:t>
      </w:r>
    </w:p>
    <w:p w14:paraId="64E66938" w14:textId="1E53C7CC" w:rsidR="00915418" w:rsidRDefault="00000000" w:rsidP="00B46A03">
      <w:pPr>
        <w:pStyle w:val="Heading1"/>
      </w:pPr>
      <w:bookmarkStart w:id="84" w:name="_Toc236327963"/>
      <w:bookmarkStart w:id="85" w:name="chapter-5-discussion"/>
      <w:bookmarkEnd w:id="58"/>
      <w:bookmarkEnd w:id="83"/>
      <w:r>
        <w:t>Chapter 5 — Discussio</w:t>
      </w:r>
      <w:bookmarkEnd w:id="84"/>
      <w:r w:rsidR="00B46A03">
        <w:t>n</w:t>
      </w:r>
      <w:r w:rsidR="00EE666C">
        <w:rPr>
          <w:noProof/>
        </w:rPr>
      </w:r>
      <w:r w:rsidR="00EE666C">
        <w:rPr>
          <w:noProof/>
        </w:rPr>
        <w:pict w14:anchorId="6795D0B8">
          <v:rect id="_x0000_i1051" alt="" style="width:451.3pt;height:.05pt;mso-width-percent:0;mso-height-percent:0;mso-width-percent:0;mso-height-percent:0" o:hralign="center" o:hrstd="t" o:hr="t"/>
        </w:pict>
      </w:r>
    </w:p>
    <w:p w14:paraId="765F6B7F" w14:textId="77777777" w:rsidR="00915418" w:rsidRDefault="00000000">
      <w:pPr>
        <w:pStyle w:val="Heading2"/>
      </w:pPr>
      <w:bookmarkStart w:id="86" w:name="_Toc236327964"/>
      <w:bookmarkStart w:id="87" w:name="the-claim-tested"/>
      <w:r>
        <w:t>5.1 The Claim, Tested</w:t>
      </w:r>
      <w:bookmarkEnd w:id="86"/>
    </w:p>
    <w:p w14:paraId="45ABE564" w14:textId="77777777" w:rsidR="00915418" w:rsidRDefault="00000000">
      <w:pPr>
        <w:pStyle w:val="FirstParagraph"/>
      </w:pPr>
      <w:r>
        <w:t>Chapter 2 staked the dissertation on a specific claim: that algorithmic governance tools are structurally dual-use — transferable between civilian urban management and military spatial destruction with a fluidity that physical infrastructure cannot match. and that this fluidity is produced by the economics of software, the institutional logic of control societies, and the epistemic authority of algorithmic systems. The systematic map in Chapter 4 lets that claim be tested against 270 coded records rather than asserted from a handful of canonical texts. The verdict is more interesting than simple confirmation. The literature supports each element of the framework — but it supports them in different literatures, and the junction between them is nearly empty.</w:t>
      </w:r>
    </w:p>
    <w:p w14:paraId="6E8C09B6" w14:textId="77777777" w:rsidR="00915418" w:rsidRDefault="00000000">
      <w:pPr>
        <w:pStyle w:val="Heading3"/>
      </w:pPr>
      <w:bookmarkStart w:id="88" w:name="arrow-confirmed-by-absence"/>
      <w:r>
        <w:t>5.1.1 Arrow: confirmed by absence</w:t>
      </w:r>
    </w:p>
    <w:p w14:paraId="0D5D89E6" w14:textId="77777777" w:rsidR="00915418" w:rsidRDefault="00000000">
      <w:pPr>
        <w:pStyle w:val="FirstParagraph"/>
      </w:pPr>
      <w:r>
        <w:t>The economic mechanism — Arrow's near-zero marginal cost of reproduction as the substrate of dual-use fluidity — is the framework's essential element and the literature's loudest silence (§4.2.5). Eighty-six records document transfer between civilian and military domains; almost none theorise its cost structure. The physical-dual-use counterexamples make this absence instructive: in Zeitoun's (2018) Basrah, dual-use sanctions bit on physical assets. steel tankers, spare parts, the material supply chains of state infrastructure. In Salamanca's (2011) Gaza, weaponised electricity required switches, fuel lines, and an ongoing military siege. Software escapes all this friction. The corpus; practitioner papers designing the transfer (Pradhan et al., 2018; Tsiolis &amp; Leivadeas, 2025) no less than critical accounts deploring it (Amoore, 2009; Wall, 2013) — simply takes that escape for granted. The framework's first element is thus confirmed in the strongest way a literature review permits: the phenomenon is documented pervasively, its explanation is absent, and the explanation the framework provides contradicts nothing in the record.</w:t>
      </w:r>
    </w:p>
    <w:p w14:paraId="587FFCEB" w14:textId="77777777" w:rsidR="00915418" w:rsidRDefault="00000000">
      <w:pPr>
        <w:pStyle w:val="Heading3"/>
      </w:pPr>
      <w:bookmarkStart w:id="89" w:name="Xe64c7390bd7d368c403f46cabecd9a8777237ec"/>
      <w:bookmarkEnd w:id="88"/>
      <w:r>
        <w:t>5.1.2 Deleuze and De Landa: confirmed by convergence</w:t>
      </w:r>
    </w:p>
    <w:p w14:paraId="41169E56" w14:textId="77777777" w:rsidR="00915418" w:rsidRDefault="00000000">
      <w:pPr>
        <w:pStyle w:val="FirstParagraph"/>
      </w:pPr>
      <w:r>
        <w:t xml:space="preserve">The control-society and machinic-assemblage elements fare differently: they are not absent but saturated (§4.4). Deleuze travels explicitly across policing, smart-city, and occupation cases alike. More telling is the convergence the review was designed to detect: military doctrine — DARPA’s Combat Zones That See profiling the “normal” rhythms of </w:t>
      </w:r>
      <w:r>
        <w:lastRenderedPageBreak/>
        <w:t>“entire subject cities” (Graham, 2008), the “military urban” as system-of-systems (Danielsson, 2025), the city brain as OODA loop (Weber, 2023); arrives independently at precisely the ontology that De Landa’s targetable city predicts and that smart-city practitioners advertise. When boosters, critics, and warfighters share an ontology, the ontology is no longer a critical imposition; it is a description. And the analogue cases (Coyles, 2017; Crane, 2017) dissolve the obvious objection. that the targetable city is hype — by showing the same modulation logic operating bureaucratically decades before the dashboards. Software automates it.</w:t>
      </w:r>
    </w:p>
    <w:p w14:paraId="1BC5105A" w14:textId="77777777" w:rsidR="00915418" w:rsidRDefault="00000000">
      <w:pPr>
        <w:pStyle w:val="Heading3"/>
      </w:pPr>
      <w:bookmarkStart w:id="90" w:name="michael-confirmed-and-extended"/>
      <w:bookmarkEnd w:id="89"/>
      <w:r>
        <w:t>5.1.3 Michael: confirmed and extended</w:t>
      </w:r>
    </w:p>
    <w:p w14:paraId="72110EA1" w14:textId="77777777" w:rsidR="00915418" w:rsidRDefault="00000000">
      <w:pPr>
        <w:pStyle w:val="FirstParagraph"/>
      </w:pPr>
      <w:r>
        <w:t>The epistemic-authority element is the corpus’s most populated theme (n=117), and the literature extends Michael in two directions he did not go. First, institutional: the black box is manufactured — by trade secrecy, procurement frameworks, and statutory carve-outs (§4.3.2); which relocates epistemic authority from the general’s briefing room to the vendor contract and the regulation’s exemption clause. Second, constitutive: the strongest records reject the “bias” frame in favour of race as an originary property of what these systems are built to do (Sharma &amp; Nijjar, 2024; Ziadah, 2021). Michael’s claim was that the military became the arbiter of truth when civilian politics abdicated. The corpus suggests the algorithmic version is more radical: the system does not merely arbitrate truth, it produces the categories. “person of interest,” “pattern of life,” “associated” — within which truth-claims are thinkable at all (Amoore, 2009; Bigo, 2025).</w:t>
      </w:r>
    </w:p>
    <w:p w14:paraId="136B30B3" w14:textId="77777777" w:rsidR="00915418" w:rsidRDefault="00000000">
      <w:pPr>
        <w:pStyle w:val="Heading3"/>
      </w:pPr>
      <w:bookmarkStart w:id="91" w:name="X1c6b892de9580874933b3810009ece30fa0e6c5"/>
      <w:bookmarkEnd w:id="90"/>
      <w:r>
        <w:t>5.1.4 King, Graham, Weizman: the canon holds, the link is missing</w:t>
      </w:r>
    </w:p>
    <w:p w14:paraId="12380066" w14:textId="77777777" w:rsidR="00915418" w:rsidRDefault="00000000">
      <w:pPr>
        <w:pStyle w:val="FirstParagraph"/>
      </w:pPr>
      <w:r>
        <w:t xml:space="preserve">The destruction canon emerges intact and intensely alive — 34 of 76 Theme-4 records score 3 — and is currently undergoing its fastest expansion, driven by Gaza 2023–25 (Benguita, 2025; Holail et al., 2024). Its key internal development is the </w:t>
      </w:r>
      <w:r>
        <w:rPr>
          <w:i/>
          <w:iCs/>
        </w:rPr>
        <w:t>cyclical</w:t>
      </w:r>
      <w:r>
        <w:t xml:space="preserve"> reading: renewal produces displaceability, razing follows, reconstruction continues the war by other means (Genç, 2021; Smith, 2022; Hourani, 2024), with “Dracula urbanism” (Wilson &amp; Wyly, 2026) extending domicide into peacetime development logic. What the canon does not yet contain is the algorithmic mode of destruction. That absence is the subject of the next section.</w:t>
      </w:r>
    </w:p>
    <w:p w14:paraId="0973F378" w14:textId="77777777" w:rsidR="00915418" w:rsidRDefault="00EE666C">
      <w:r>
        <w:rPr>
          <w:noProof/>
        </w:rPr>
      </w:r>
      <w:r w:rsidR="00EE666C">
        <w:rPr>
          <w:noProof/>
        </w:rPr>
        <w:pict w14:anchorId="0D1F2096">
          <v:rect id="_x0000_i1052" alt="" style="width:451.3pt;height:.05pt;mso-width-percent:0;mso-height-percent:0;mso-width-percent:0;mso-height-percent:0" o:hralign="center" o:hrstd="t" o:hr="t"/>
        </w:pict>
      </w:r>
    </w:p>
    <w:p w14:paraId="404FEEBA" w14:textId="77777777" w:rsidR="00915418" w:rsidRDefault="00000000">
      <w:pPr>
        <w:pStyle w:val="Heading2"/>
      </w:pPr>
      <w:bookmarkStart w:id="92" w:name="_Toc236327965"/>
      <w:bookmarkStart w:id="93" w:name="the-empty-intersection"/>
      <w:bookmarkEnd w:id="87"/>
      <w:bookmarkEnd w:id="91"/>
      <w:r>
        <w:t>5.2 The Empty Intersection</w:t>
      </w:r>
      <w:bookmarkEnd w:id="92"/>
    </w:p>
    <w:p w14:paraId="55862EE2" w14:textId="77777777" w:rsidR="00915418" w:rsidRDefault="00000000">
      <w:pPr>
        <w:pStyle w:val="FirstParagraph"/>
      </w:pPr>
      <w:r>
        <w:t>The review’s central empirical finding is negative: the intersection of the algorithmic-governance literature and the spatial-destruction literature — records that substantively treat algorithmically mediated urbicide; comprises five records (§4.5.4), all published since 2021. The two literatures were found by different instruments, cite different canons, and score inversely on the framework’s first and last themes (Table 4.1). Even the snowball’s anchor structure tells the story: Kitchin’s network produced the governance side, Graham’s and Weizman’s the destruction side, and Michael’s. the theorist whose concept bridges them — produced nothing the other networks had not already captured.</w:t>
      </w:r>
    </w:p>
    <w:p w14:paraId="17C181B9" w14:textId="77777777" w:rsidR="00915418" w:rsidRDefault="00000000">
      <w:pPr>
        <w:pStyle w:val="BodyText"/>
      </w:pPr>
      <w:r>
        <w:lastRenderedPageBreak/>
        <w:t>Three explanations are plausible, and the corpus cannot fully adjudicate between them. The first is disciplinary path dependence: urbicide theory descends from critical geography and architecture; algorithmic-governance critique from surveillance studies and STS; their conferences, journals, and citation graphs barely touch. The second is secrecy: the systems that would constitute the intersection — Lavender, Where’s Daddy?, the Gospel. are classified and contested; scholars can access them only through investigative journalism (Hourani, 2024, relies on Abraham’s +972 reporting), which throttles the normal machinery of theoretical elaboration. The third is timing: the large-scale deployment of AI target-generation in an urban war is, at the time of writing, roughly two years old. The literature is not absent; it is embryonic. On this reading, the empty intersection is not evidence against the framework but evidence of the framework’s timeliness — and it fixes the dissertation’s contribution as cartographic: naming a junction before the traffic arrives.</w:t>
      </w:r>
    </w:p>
    <w:p w14:paraId="759A6614" w14:textId="77777777" w:rsidR="00915418" w:rsidRDefault="00000000">
      <w:pPr>
        <w:pStyle w:val="Heading2"/>
      </w:pPr>
      <w:bookmarkStart w:id="94" w:name="_Toc236327966"/>
      <w:bookmarkStart w:id="95" w:name="dual-use-as-warrant"/>
      <w:bookmarkEnd w:id="93"/>
      <w:r>
        <w:t>5.3 Dual-Use as Warrant</w:t>
      </w:r>
      <w:bookmarkEnd w:id="94"/>
    </w:p>
    <w:p w14:paraId="3F4AFF3B" w14:textId="77777777" w:rsidR="00915418" w:rsidRDefault="00000000">
      <w:pPr>
        <w:pStyle w:val="FirstParagraph"/>
      </w:pPr>
      <w:r>
        <w:t>One finding exceeded the framework, and it deserves emphasis because it inverts the usual direction of critique. The framework treats dual-use as an analytic category — a lens for seeing how algorithmic systems travel between domains. But the corpus shows dual-use operating as a juridical category inside the machinery of destruction: hospitals, schools, mosques, and universities "struck under the rationale of dual-use" (Benguita, 2025, p. 3); "dual use facilities" as the sanction-era targeting warrant in Iraq (Coward, 2009, p. 8); dual-use electrical infrastructure as the targeting category whose deliberate degradation cost up to 100,000 civilian lives (Graham, 2004, citing the USAF planner's internal estimate). The Iraqi power grid was not destroyed incidentally; it was targeted specifically because its dual-use character; electricity serves both civilian hospitals and air-defence radars. made it militarily licit under prevailing interpretations of IHL. Gaza 2023–25 operates the same warrant on a vastly expanded scale, where the civilian data infrastructure itself; population maps, building footprints, connectivity graphs — becomes both the targeting instrument and the targeting justification. The category that export-control law uses to restrain the flow of sensitive technology is the same category targeting doctrine uses to license the destruction of civilian fabric. This is not a contradiction; it is the same operation seen from two ends. Dual-use names the collapse of the civilian/military distinction. and that collapse is as much the targeter's resource as the critic's concern. Any policy response that strengthens the dual-use regime without reckoning with its targeting function will, at best, police the supply side of a logic it leaves intact at the point of use.</w:t>
      </w:r>
    </w:p>
    <w:p w14:paraId="3B2E5EEA" w14:textId="77777777" w:rsidR="00915418" w:rsidRDefault="00000000">
      <w:pPr>
        <w:pStyle w:val="Heading2"/>
      </w:pPr>
      <w:bookmarkStart w:id="96" w:name="_Toc236327967"/>
      <w:bookmarkStart w:id="97" w:name="policy-implications"/>
      <w:bookmarkEnd w:id="95"/>
      <w:r>
        <w:t>5.4 Policy Implications</w:t>
      </w:r>
      <w:bookmarkEnd w:id="96"/>
    </w:p>
    <w:p w14:paraId="7CFC00BC" w14:textId="77777777" w:rsidR="00915418" w:rsidRDefault="00000000">
      <w:pPr>
        <w:pStyle w:val="FirstParagraph"/>
      </w:pPr>
      <w:r>
        <w:t>For a public-policy dissertation, the map carries four implications, escalating in specificity.</w:t>
      </w:r>
    </w:p>
    <w:p w14:paraId="6AB5224F" w14:textId="77777777" w:rsidR="00915418" w:rsidRDefault="00000000">
      <w:pPr>
        <w:pStyle w:val="BodyText"/>
      </w:pPr>
      <w:r>
        <w:rPr>
          <w:b/>
          <w:bCs/>
        </w:rPr>
        <w:t>First, regulate the ontology, not the artefact.</w:t>
      </w:r>
      <w:r>
        <w:t xml:space="preserve"> Current dual-use regimes enumerate items — sensors, chips, software categories. The corpus shows transfer moving through </w:t>
      </w:r>
      <w:r>
        <w:rPr>
          <w:i/>
          <w:iCs/>
        </w:rPr>
        <w:t>data models, ontologies, and interoperability standards</w:t>
      </w:r>
      <w:r>
        <w:t xml:space="preserve"> (§4.2.1), and through vendor contracts that carry military logics into civilian administration wholesale (Palantir’s </w:t>
      </w:r>
      <w:r>
        <w:lastRenderedPageBreak/>
        <w:t>counterinsurgency-to-LAPD pipeline; the HART tool built on Experian marketing segments). A governance regime that licences artefacts while leaving the ontological layer unexamined will be perpetually one step behind the transfer it purports to control.</w:t>
      </w:r>
    </w:p>
    <w:p w14:paraId="41F20DD6" w14:textId="77777777" w:rsidR="00915418" w:rsidRDefault="00000000">
      <w:pPr>
        <w:pStyle w:val="BodyText"/>
      </w:pPr>
      <w:r>
        <w:rPr>
          <w:b/>
          <w:bCs/>
        </w:rPr>
        <w:t>Second, opacity is a policy output and can be a policy target.</w:t>
      </w:r>
      <w:r>
        <w:t xml:space="preserve"> If the black box is manufactured by procurement and statute (§5.1.3), it can be unmade by them: transparency conditions written into public procurement of algorithmic systems, population-level impact assessment rather than individualised remedies (Erdogan, 2024), and statutory refusal of national-security carve-outs for municipal deployments. These are unglamorous, actionable instruments — and the corpus suggests they address the box where it actually lives.</w:t>
      </w:r>
    </w:p>
    <w:p w14:paraId="7E099C1C" w14:textId="77777777" w:rsidR="00915418" w:rsidRDefault="00000000">
      <w:pPr>
        <w:pStyle w:val="BodyText"/>
      </w:pPr>
      <w:r>
        <w:rPr>
          <w:b/>
          <w:bCs/>
        </w:rPr>
        <w:t>Third, treat “smart city” procurement as security policy.</w:t>
      </w:r>
      <w:r>
        <w:t xml:space="preserve"> The practitioner literature already does (§4.2.1): NATO-adjacent papers design the military use of civilian urban IoT; defence assessments treat adversary smart-city exports as strategic threats (Atha et al., 2020; Weber, 2023). Municipalities buying integrated urban platforms are, on the evidence of this corpus, procuring battlespace infrastructure — whether or not they intend to. Democratic oversight that begins at the police procurement stage arrives years too late; it must begin at the platform contract.</w:t>
      </w:r>
    </w:p>
    <w:p w14:paraId="51B6E86A" w14:textId="77777777" w:rsidR="00915418" w:rsidRDefault="00000000">
      <w:pPr>
        <w:pStyle w:val="BodyText"/>
      </w:pPr>
      <w:r>
        <w:rPr>
          <w:b/>
          <w:bCs/>
        </w:rPr>
        <w:t xml:space="preserve">Fourth, the warrant problem requires attention to the </w:t>
      </w:r>
      <w:r>
        <w:rPr>
          <w:b/>
          <w:bCs/>
          <w:i/>
          <w:iCs/>
        </w:rPr>
        <w:t>targeting</w:t>
      </w:r>
      <w:r>
        <w:rPr>
          <w:b/>
          <w:bCs/>
        </w:rPr>
        <w:t xml:space="preserve"> side of dual-use.</w:t>
      </w:r>
      <w:r>
        <w:t xml:space="preserve"> Section 5.3 implies that humanitarian-law advocacy cannot cede the dual-use category to military lawyers. The emerging counter-forensic practice — using the same sensing stacks to document destruction that targeting uses to produce it (Holail et al., 2024; Shapiro, 2019) — is the corpus’s clearest existing model of contestation at this level, and it deserves policy support: open damage-assessment data, funded documentation mandates, and evidentiary standards for algorithmically generated targets.</w:t>
      </w:r>
    </w:p>
    <w:p w14:paraId="70FF094A" w14:textId="77777777" w:rsidR="00915418" w:rsidRDefault="00000000">
      <w:pPr>
        <w:pStyle w:val="Heading2"/>
      </w:pPr>
      <w:bookmarkStart w:id="98" w:name="_Toc236327968"/>
      <w:bookmarkStart w:id="99" w:name="what-the-map-cannot-say"/>
      <w:bookmarkEnd w:id="97"/>
      <w:r>
        <w:t>5.5 What the Map Cannot Say</w:t>
      </w:r>
      <w:bookmarkEnd w:id="98"/>
    </w:p>
    <w:p w14:paraId="03145379" w14:textId="77777777" w:rsidR="00915418" w:rsidRDefault="00000000">
      <w:pPr>
        <w:pStyle w:val="FirstParagraph"/>
      </w:pPr>
      <w:r>
        <w:t xml:space="preserve">The limitations registered in §3.6 constrain these implications in ways worth restating substantively rather than procedurally. One further observation bears noting. Israel's National AI Program (2024), published by the Ministry of Innovation, Science and Technology and endorsed by Knesset Resolution 173 (February 2023), explicitly identifies "artificial intelligence as a generic technology and dual-use applications" among its policy priorities. This is the dual-use logic stated in the language of national strategy, by a government whose military is simultaneously deploying AI-driven target-generation systems in an urban war. The convergence of strategic policy discourse and operational military practice is not coincidental; it is the structural dual-use of this dissertation's framework, formalised at the highest level of state planning. The review maps public discourse: the classified systems that would most directly test the thesis are absent by definition, and the five-record intersection may partly reflect that absence rather than a true gap in the world. The corpus skews Anglophone and theoretical; quantitative evaluation of algorithmic systems’ battlefield performance is nearly absent (7% of records). The Maybes dropped from the snowball may conceal relevant bridges. And the Palestine </w:t>
      </w:r>
      <w:r>
        <w:lastRenderedPageBreak/>
        <w:t>concentration of the destruction literature — paradigmatically productive but geographically narrow — means claims about algorithmic urbicide in general are built disproportionately on one case, however well-documented. The conclusions in Chapter 6 are calibrated to these constraints: the dissertation claims to have mapped and explained a discursive junction, not to have demonstrated the operational reality of any specific targeting system.</w:t>
      </w:r>
    </w:p>
    <w:p w14:paraId="3DD2F889" w14:textId="77777777" w:rsidR="00915418" w:rsidRDefault="00000000">
      <w:pPr>
        <w:pStyle w:val="Heading1"/>
      </w:pPr>
      <w:bookmarkStart w:id="100" w:name="_Toc236327969"/>
      <w:bookmarkStart w:id="101" w:name="chapter-6-conclusion-and-research-agenda"/>
      <w:bookmarkEnd w:id="85"/>
      <w:bookmarkEnd w:id="99"/>
      <w:r>
        <w:t>Chapter 6 — Conclusion and Research Agenda</w:t>
      </w:r>
      <w:bookmarkEnd w:id="100"/>
    </w:p>
    <w:p w14:paraId="619586B9" w14:textId="77777777" w:rsidR="00915418" w:rsidRDefault="00000000">
      <w:pPr>
        <w:pStyle w:val="FirstParagraph"/>
      </w:pPr>
      <w:r>
        <w:rPr>
          <w:b/>
          <w:bCs/>
        </w:rPr>
        <w:t>Status: FINAL DRAFT · Word target: ~1,250 · Date: 30 July 2026</w:t>
      </w:r>
    </w:p>
    <w:p w14:paraId="5EC03BE2" w14:textId="77777777" w:rsidR="00915418" w:rsidRDefault="00000000">
      <w:pPr>
        <w:pStyle w:val="FirstParagraph"/>
      </w:pPr>
      <w:r>
        <w:rPr>
          <w:b/>
          <w:bCs/>
        </w:rPr>
        <w:t>Israel National AI Program, 2024. National Program for Artificial Intelligence. Ministry of Innovation, Science and Technology, Government of Israel. Available at: https://www.gov.il/BlobFolder/news/most-news20231218/he/Israel%20National%20AI%20Program%202024.pdf</w:t>
      </w:r>
    </w:p>
    <w:p w14:paraId="405E47B7" w14:textId="77777777" w:rsidR="00915418" w:rsidRDefault="00EE666C">
      <w:r>
        <w:rPr>
          <w:noProof/>
        </w:rPr>
      </w:r>
      <w:r w:rsidR="00EE666C">
        <w:rPr>
          <w:noProof/>
        </w:rPr>
        <w:pict w14:anchorId="5AB9C640">
          <v:rect id="_x0000_i1053" alt="" style="width:451.3pt;height:.05pt;mso-width-percent:0;mso-height-percent:0;mso-width-percent:0;mso-height-percent:0" o:hralign="center" o:hrstd="t" o:hr="t"/>
        </w:pict>
      </w:r>
    </w:p>
    <w:p w14:paraId="7BF20F85" w14:textId="77777777" w:rsidR="00915418" w:rsidRDefault="00000000">
      <w:pPr>
        <w:pStyle w:val="Heading2"/>
      </w:pPr>
      <w:bookmarkStart w:id="102" w:name="_Toc236327970"/>
      <w:bookmarkStart w:id="103" w:name="what-the-dissertation-set-out-to-do"/>
      <w:r>
        <w:t>6.1 What the Dissertation Set Out to Do</w:t>
      </w:r>
      <w:bookmarkEnd w:id="102"/>
    </w:p>
    <w:p w14:paraId="104A4B91" w14:textId="77777777" w:rsidR="00915418" w:rsidRDefault="00000000">
      <w:pPr>
        <w:pStyle w:val="FirstParagraph"/>
      </w:pPr>
      <w:r>
        <w:t>This dissertation began with an observation and a wager. The observation: the same data infrastructures that promise to optimise the civilian city — its traffic, its hospitals, its policing — are structurally available to the apparatus that destroys cities. The wager: that this is not a metaphor but a mechanism, with identifiable economic, institutional, and epistemic components, and that a systematic review of three and a half decades of literature could test it. Chapter 2 assembled the mechanism from five theoretical elements: Arrow’s information-good economics, Deleuze’s control societies, De Landa’s targetable city, Michael’s epistemic authority, and the urbicide canon of King, Graham, and Weizman. Chapters 3 and 4 built the test: a PRISMA-guided review of 2,713 records screened across two identification streams, yielding a coded corpus of 270, mapped against the framework’s four themes.</w:t>
      </w:r>
    </w:p>
    <w:p w14:paraId="0D41C309" w14:textId="77777777" w:rsidR="00915418" w:rsidRDefault="00000000">
      <w:pPr>
        <w:pStyle w:val="Heading2"/>
      </w:pPr>
      <w:bookmarkStart w:id="104" w:name="_Toc236327971"/>
      <w:bookmarkStart w:id="105" w:name="what-it-found"/>
      <w:bookmarkEnd w:id="103"/>
      <w:r>
        <w:t>6.2 What It Found</w:t>
      </w:r>
      <w:bookmarkEnd w:id="104"/>
    </w:p>
    <w:p w14:paraId="2EE3DD14" w14:textId="77777777" w:rsidR="00915418" w:rsidRDefault="00000000">
      <w:pPr>
        <w:pStyle w:val="FirstParagraph"/>
      </w:pPr>
      <w:r>
        <w:t xml:space="preserve">Three findings stand. First, </w:t>
      </w:r>
      <w:r>
        <w:rPr>
          <w:b/>
          <w:bCs/>
        </w:rPr>
        <w:t>the framework’s elements are each confirmed, but in segregated literatures.</w:t>
      </w:r>
      <w:r>
        <w:t xml:space="preserve"> Dual-use transfer is documented exhaustively in both directions — yet its economic grammar is untheorised, leaving Arrow’s mechanism as the dissertation’s first contribution. The programmable-city ontology is common ground for smart-city boosters, their critics, and military doctrine alike. Epistemic authority is shown to be institutionally manufactured and constitutively racialised, extending Michael beyond his original formulation. And the destruction canon is thriving, cyclical, and increasingly quantified.</w:t>
      </w:r>
    </w:p>
    <w:p w14:paraId="76A51391" w14:textId="77777777" w:rsidR="00915418" w:rsidRDefault="00000000">
      <w:pPr>
        <w:pStyle w:val="BodyText"/>
      </w:pPr>
      <w:r>
        <w:t xml:space="preserve">Second, </w:t>
      </w:r>
      <w:r>
        <w:rPr>
          <w:b/>
          <w:bCs/>
        </w:rPr>
        <w:t>the intersection is empty.</w:t>
      </w:r>
      <w:r>
        <w:t xml:space="preserve"> Only five records substantively address algorithmically mediated spatial destruction, all since 2021. The literature of how </w:t>
      </w:r>
      <w:r>
        <w:lastRenderedPageBreak/>
        <w:t>algorithms govern and the literature of how cities are destroyed run in parallel — a gap reproduced in the review’s own architecture, where keyword search and citation chaining recovered the two sides independently. The dissertation’s central empirical contribution is this map of a junction that has not yet been built.</w:t>
      </w:r>
    </w:p>
    <w:p w14:paraId="35EC9092" w14:textId="77777777" w:rsidR="00915418" w:rsidRDefault="00000000">
      <w:pPr>
        <w:pStyle w:val="BodyText"/>
      </w:pPr>
      <w:r>
        <w:t xml:space="preserve">Third, </w:t>
      </w:r>
      <w:r>
        <w:rPr>
          <w:b/>
          <w:bCs/>
        </w:rPr>
        <w:t>dual-use operates as a warrant, not merely a flow.</w:t>
      </w:r>
      <w:r>
        <w:t xml:space="preserve"> The category through which export law restrains technology transfer is the same category through which targeting doctrine licenses strikes on civilian fabric — “hospitals, schools, mosques… struck under the rationale of dual-use” (Benguita, 2025). The collapse of the civilian/military distinction is the targeter’s resource as much as the smuggler’s. This finding, unanticipated in the framework, is the review’s sharpest policy-relevant result.</w:t>
      </w:r>
    </w:p>
    <w:p w14:paraId="4F730449" w14:textId="77777777" w:rsidR="00915418" w:rsidRDefault="00000000">
      <w:pPr>
        <w:pStyle w:val="Heading2"/>
      </w:pPr>
      <w:bookmarkStart w:id="106" w:name="_Toc236327972"/>
      <w:bookmarkStart w:id="107" w:name="an-agenda-for-research"/>
      <w:bookmarkEnd w:id="105"/>
      <w:r>
        <w:t>6.3 An Agenda for Research</w:t>
      </w:r>
      <w:bookmarkEnd w:id="106"/>
    </w:p>
    <w:p w14:paraId="0A7836CB" w14:textId="77777777" w:rsidR="00915418" w:rsidRDefault="00000000">
      <w:pPr>
        <w:pStyle w:val="FirstParagraph"/>
      </w:pPr>
      <w:r>
        <w:t>The empty intersection defines the agenda. Five directions follow, in ascending order of ambition.</w:t>
      </w:r>
    </w:p>
    <w:p w14:paraId="40DACE28" w14:textId="77777777" w:rsidR="00915418" w:rsidRPr="00B46A03" w:rsidRDefault="00000000">
      <w:pPr>
        <w:pStyle w:val="BodyText"/>
      </w:pPr>
      <w:r w:rsidRPr="00B46A03">
        <w:t xml:space="preserve">1. </w:t>
      </w:r>
      <w:r w:rsidRPr="00B46A03">
        <w:rPr>
          <w:b/>
          <w:bCs/>
        </w:rPr>
        <w:t>Name the field</w:t>
      </w:r>
      <w:r w:rsidRPr="00B46A03">
        <w:t>. Algorithmically mediated urbicide needs its own literature before it can have its own debates. The five-record beachhead (Hourani, 2024; Lotfi-Jam, 2025; Završnik &amp; Badalič, 2021; Graham, 2008; Holail et al., 2024) should be consolidated — through a dedicated special issue or state-of-the-field review — into a citable research programme connecting critical geography, surveillance studies, and International Humanitarian Law (IHL) scholarship.</w:t>
      </w:r>
    </w:p>
    <w:p w14:paraId="2523A827" w14:textId="77777777" w:rsidR="00915418" w:rsidRPr="00B46A03" w:rsidRDefault="00000000">
      <w:pPr>
        <w:pStyle w:val="BodyText"/>
      </w:pPr>
      <w:r w:rsidRPr="00B46A03">
        <w:t xml:space="preserve">2. </w:t>
      </w:r>
      <w:r w:rsidRPr="00B46A03">
        <w:rPr>
          <w:b/>
          <w:bCs/>
        </w:rPr>
        <w:t>Quantify the junction</w:t>
      </w:r>
      <w:r w:rsidRPr="00B46A03">
        <w:t>. The corpus is 7% quantitative. Remote-sensing damage assessment (Holail et al., 2024) shows that the sensing stack's documentary use is feasible; systematic work pairing targeting disclosures with damage signatures could move the field from assertion to measurement.</w:t>
      </w:r>
    </w:p>
    <w:p w14:paraId="63F6AEEA" w14:textId="77777777" w:rsidR="00915418" w:rsidRPr="00B46A03" w:rsidRDefault="00000000">
      <w:pPr>
        <w:pStyle w:val="BodyText"/>
      </w:pPr>
      <w:r w:rsidRPr="00B46A03">
        <w:t xml:space="preserve">3. </w:t>
      </w:r>
      <w:r w:rsidRPr="00B46A03">
        <w:rPr>
          <w:b/>
          <w:bCs/>
        </w:rPr>
        <w:t>Extend the comparative base</w:t>
      </w:r>
      <w:r w:rsidRPr="00B46A03">
        <w:t>. The destruction literature's Palestine concentration is both its strength and its constraint. Kurdish Turkey, Belfast, Rio, Kigali, and Basrah appear in the corpus as comparative footholds; systematic cross-case work would test whether the cyclical model — renewal, razing, reconstruction — generalises, and whether the algorithmic mediation of destruction differs across regime types.</w:t>
      </w:r>
    </w:p>
    <w:p w14:paraId="09A1438B" w14:textId="77777777" w:rsidR="00915418" w:rsidRPr="00B46A03" w:rsidRDefault="00000000">
      <w:pPr>
        <w:pStyle w:val="BodyText"/>
      </w:pPr>
      <w:r w:rsidRPr="00B46A03">
        <w:t>4</w:t>
      </w:r>
      <w:r w:rsidRPr="00B46A03">
        <w:rPr>
          <w:b/>
          <w:bCs/>
        </w:rPr>
        <w:t>. Institutionalise counter-forensics</w:t>
      </w:r>
      <w:r w:rsidRPr="00B46A03">
        <w:t>. The corpus's clearest existing model of contestation is the counter-forensic use of the same stacks that target (Forensic Architecture; Holail et al., 2024). What mandates, funding lines, and evidentiary standards would make that practice a durable check rather than an activist art? This is the agenda's most direct policy question.</w:t>
      </w:r>
    </w:p>
    <w:p w14:paraId="0AA8DAA1" w14:textId="77777777" w:rsidR="00915418" w:rsidRPr="00B46A03" w:rsidRDefault="00000000">
      <w:pPr>
        <w:pStyle w:val="BodyText"/>
      </w:pPr>
      <w:r w:rsidRPr="00B46A03">
        <w:t xml:space="preserve">5. </w:t>
      </w:r>
      <w:r w:rsidRPr="00B46A03">
        <w:rPr>
          <w:b/>
          <w:bCs/>
        </w:rPr>
        <w:t>Follow the ontologies into the era of autonomous weapons</w:t>
      </w:r>
      <w:r w:rsidRPr="00B46A03">
        <w:t xml:space="preserve">. The review showed transfer moving through data models and interoperability standards rather than discrete artefacts. This finding connects directly to the urgent field of AI interpretability and alignment: the target ontologies, urban data models, and 'pattern of life' schemas that travel between civilian platforms and military systems encode assumptions about what </w:t>
      </w:r>
      <w:r w:rsidRPr="00B46A03">
        <w:lastRenderedPageBreak/>
        <w:t>constitutes a legitimate target, a normal civilian, and an anomalous pattern. As lethal autonomous weapon systems (LAWS) transition from development to deployment, these ontologies become the de facto rules of engagement — machine-readable categories that determine who lives and who dies, with no human interpreter in the loop. Research is needed on the specific ontologies that mediate this transition, on the vendor contracts that carry them into operational contexts, and on the alignment failures they embed. This is empirical, document-based work that public administration is well placed to do, and it is the agenda's most consequential item.</w:t>
      </w:r>
    </w:p>
    <w:p w14:paraId="0AD80FA2" w14:textId="77777777" w:rsidR="00915418" w:rsidRDefault="00000000">
      <w:pPr>
        <w:pStyle w:val="Heading2"/>
      </w:pPr>
      <w:bookmarkStart w:id="108" w:name="_Toc236327973"/>
      <w:bookmarkStart w:id="109" w:name="closing"/>
      <w:bookmarkEnd w:id="107"/>
      <w:r>
        <w:t>6.4 Closing</w:t>
      </w:r>
      <w:bookmarkEnd w:id="108"/>
    </w:p>
    <w:p w14:paraId="1DDC75B9" w14:textId="77777777" w:rsidR="00915418" w:rsidRDefault="00000000">
      <w:pPr>
        <w:pStyle w:val="FirstParagraph"/>
      </w:pPr>
      <w:r>
        <w:t>The introduction opened with a loop: Palantir’s software moving from insurgent-mapping to NHS bed management, and urban-analytic sensing moving from peacetime planning to target generation in Gaza. The systematic map shows that loop is not an anecdote but a structure — documented on both sides, theorised on neither. If the review has a single lesson for policy, it is that the relevant governance question is no longer whether a given urban technology can be turned to destruction; the corpus answers that in the affirmative, 86 records over. The question is whether democratic institutions will develop the categories. ontological, legal, evidentiary — to see the turn before it completes. At present, as the five empty records at the centre of this map attest, the literature has barely begun to look. That is the gap this dissertation has mapped, and the work it invites.</w:t>
      </w:r>
      <w:bookmarkEnd w:id="101"/>
      <w:bookmarkEnd w:id="109"/>
    </w:p>
    <w:sectPr w:rsidR="009154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F362" w14:textId="77777777" w:rsidR="00354A2B" w:rsidRDefault="00354A2B">
      <w:pPr>
        <w:spacing w:after="0"/>
      </w:pPr>
      <w:r>
        <w:separator/>
      </w:r>
    </w:p>
  </w:endnote>
  <w:endnote w:type="continuationSeparator" w:id="0">
    <w:p w14:paraId="516BF46A" w14:textId="77777777" w:rsidR="00354A2B" w:rsidRDefault="00354A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401B" w14:textId="77777777" w:rsidR="00354A2B" w:rsidRDefault="00354A2B">
      <w:pPr>
        <w:spacing w:after="0"/>
      </w:pPr>
      <w:r>
        <w:separator/>
      </w:r>
    </w:p>
  </w:footnote>
  <w:footnote w:type="continuationSeparator" w:id="0">
    <w:p w14:paraId="1D9D6E90" w14:textId="77777777" w:rsidR="00354A2B" w:rsidRDefault="00354A2B">
      <w:pPr>
        <w:spacing w:after="0"/>
      </w:pPr>
      <w:r>
        <w:continuationSeparator/>
      </w:r>
    </w:p>
  </w:footnote>
  <w:footnote w:id="1">
    <w:p w14:paraId="6B51674B" w14:textId="77777777" w:rsidR="00915418" w:rsidRDefault="00000000">
      <w:pPr>
        <w:pStyle w:val="FootnoteText"/>
      </w:pPr>
      <w:r>
        <w:rPr>
          <w:rStyle w:val="FootnoteReference"/>
        </w:rPr>
        <w:footnoteRef/>
      </w:r>
      <w:r>
        <w:t xml:space="preserve"> The original search plan included Overton for grey-literature discovery, accessed via a University of Glasgow trial licence. The trial lapsed on 29 June 2026 and was not renewed; the grey-literature component therefore rests on Policy Commons supplemented by targeted manual searches of institutional repositories (RAND Corporation, Chatham House, Urban Displacement Project).</w:t>
      </w:r>
    </w:p>
  </w:footnote>
  <w:footnote w:id="2">
    <w:p w14:paraId="2CF49066" w14:textId="77777777" w:rsidR="00915418" w:rsidRDefault="00000000">
      <w:pPr>
        <w:pStyle w:val="FootnoteText"/>
      </w:pPr>
      <w:r>
        <w:rPr>
          <w:rStyle w:val="FootnoteReference"/>
        </w:rPr>
        <w:footnoteRef/>
      </w:r>
      <w:r>
        <w:t xml:space="preserve"> The record counts returned by Search A and Search B informed the calibration of Boolean operators and keyword clusters, documented in §3.3.3. All search strings, dates of execution, and raw record counts are archived in the SLR log (</w:t>
      </w:r>
      <w:r>
        <w:rPr>
          <w:rStyle w:val="VerbatimChar"/>
        </w:rPr>
        <w:t>Diss_Methods_Data/SLR.log.md</w:t>
      </w:r>
      <w:r>
        <w:t>) to guarantee reproducibility.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2862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6647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0A2B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0402648">
    <w:abstractNumId w:val="0"/>
  </w:num>
  <w:num w:numId="2" w16cid:durableId="677998571">
    <w:abstractNumId w:val="1"/>
  </w:num>
  <w:num w:numId="3" w16cid:durableId="348214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58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as Vasiloudes Nikolaides">
    <w15:presenceInfo w15:providerId="AD" w15:userId="S::elias.vasiloudesnikolaides@sistemascotland.org.uk::de8e840c-6bd9-406f-8284-8ebc314f6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5418"/>
    <w:rsid w:val="00354A2B"/>
    <w:rsid w:val="003E7B7C"/>
    <w:rsid w:val="005D652F"/>
    <w:rsid w:val="006A6F60"/>
    <w:rsid w:val="007B3C7C"/>
    <w:rsid w:val="008E72C4"/>
    <w:rsid w:val="00915418"/>
    <w:rsid w:val="00935B0A"/>
    <w:rsid w:val="00A61D38"/>
    <w:rsid w:val="00B46A03"/>
    <w:rsid w:val="00BF2A8F"/>
    <w:rsid w:val="00C2109D"/>
    <w:rsid w:val="00D62541"/>
    <w:rsid w:val="00DF4809"/>
    <w:rsid w:val="00E8399E"/>
    <w:rsid w:val="00EE666C"/>
    <w:rsid w:val="00F06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AC8C"/>
  <w15:docId w15:val="{212C0936-FF9B-9D44-AE94-BCB68C42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62541"/>
    <w:pPr>
      <w:spacing w:after="100"/>
    </w:pPr>
  </w:style>
  <w:style w:type="paragraph" w:styleId="TOC2">
    <w:name w:val="toc 2"/>
    <w:basedOn w:val="Normal"/>
    <w:next w:val="Normal"/>
    <w:autoRedefine/>
    <w:uiPriority w:val="39"/>
    <w:rsid w:val="00D62541"/>
    <w:pPr>
      <w:spacing w:after="100"/>
      <w:ind w:left="240"/>
    </w:pPr>
  </w:style>
  <w:style w:type="paragraph" w:styleId="Revision">
    <w:name w:val="Revision"/>
    <w:hidden/>
    <w:rsid w:val="00D62541"/>
    <w:pPr>
      <w:spacing w:after="0"/>
    </w:pPr>
  </w:style>
  <w:style w:type="character" w:styleId="CommentReference">
    <w:name w:val="annotation reference"/>
    <w:basedOn w:val="DefaultParagraphFont"/>
    <w:rsid w:val="00D62541"/>
    <w:rPr>
      <w:sz w:val="16"/>
      <w:szCs w:val="16"/>
    </w:rPr>
  </w:style>
  <w:style w:type="paragraph" w:styleId="CommentText">
    <w:name w:val="annotation text"/>
    <w:basedOn w:val="Normal"/>
    <w:link w:val="CommentTextChar"/>
    <w:rsid w:val="00D62541"/>
    <w:rPr>
      <w:sz w:val="20"/>
      <w:szCs w:val="20"/>
    </w:rPr>
  </w:style>
  <w:style w:type="character" w:customStyle="1" w:styleId="CommentTextChar">
    <w:name w:val="Comment Text Char"/>
    <w:basedOn w:val="DefaultParagraphFont"/>
    <w:link w:val="CommentText"/>
    <w:rsid w:val="00D62541"/>
    <w:rPr>
      <w:sz w:val="20"/>
      <w:szCs w:val="20"/>
    </w:rPr>
  </w:style>
  <w:style w:type="paragraph" w:styleId="CommentSubject">
    <w:name w:val="annotation subject"/>
    <w:basedOn w:val="CommentText"/>
    <w:next w:val="CommentText"/>
    <w:link w:val="CommentSubjectChar"/>
    <w:rsid w:val="00D62541"/>
    <w:rPr>
      <w:b/>
      <w:bCs/>
    </w:rPr>
  </w:style>
  <w:style w:type="character" w:customStyle="1" w:styleId="CommentSubjectChar">
    <w:name w:val="Comment Subject Char"/>
    <w:basedOn w:val="CommentTextChar"/>
    <w:link w:val="CommentSubject"/>
    <w:rsid w:val="00D62541"/>
    <w:rPr>
      <w:b/>
      <w:bCs/>
      <w:sz w:val="20"/>
      <w:szCs w:val="20"/>
    </w:rPr>
  </w:style>
  <w:style w:type="character" w:styleId="UnresolvedMention">
    <w:name w:val="Unresolved Mention"/>
    <w:basedOn w:val="DefaultParagraphFont"/>
    <w:uiPriority w:val="99"/>
    <w:semiHidden/>
    <w:unhideWhenUsed/>
    <w:rsid w:val="006A6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nsic-architecture.org" TargetMode="External"/><Relationship Id="rId13" Type="http://schemas.openxmlformats.org/officeDocument/2006/relationships/hyperlink" Target="https://doi.org/10.1080/01402390701343417" TargetMode="External"/><Relationship Id="rId18" Type="http://schemas.openxmlformats.org/officeDocument/2006/relationships/hyperlink" Target="https://doi.org/10.1136/bmj.n7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177/00420980231203386" TargetMode="External"/><Relationship Id="rId12" Type="http://schemas.openxmlformats.org/officeDocument/2006/relationships/hyperlink" Target="https://doi.org/10.4324/9780203421406" TargetMode="External"/><Relationship Id="rId17" Type="http://schemas.openxmlformats.org/officeDocument/2006/relationships/hyperlink" Target="https://doi.org/10.1080/01402390701343417" TargetMode="External"/><Relationship Id="rId2" Type="http://schemas.openxmlformats.org/officeDocument/2006/relationships/styles" Target="styles.xml"/><Relationship Id="rId16" Type="http://schemas.openxmlformats.org/officeDocument/2006/relationships/hyperlink" Target="https://doi.org/10.4324/9780203421406"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ensic-architecture.org"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doi.org/10.1177/01622439251331138" TargetMode="External"/><Relationship Id="rId19" Type="http://schemas.openxmlformats.org/officeDocument/2006/relationships/hyperlink" Target="https://doi.org/10.1145/2601248.2601268" TargetMode="External"/><Relationship Id="rId4" Type="http://schemas.openxmlformats.org/officeDocument/2006/relationships/webSettings" Target="webSettings.xml"/><Relationship Id="rId9" Type="http://schemas.openxmlformats.org/officeDocument/2006/relationships/hyperlink" Target="https://doi.org/10.1080/01402390701343417" TargetMode="External"/><Relationship Id="rId14" Type="http://schemas.openxmlformats.org/officeDocument/2006/relationships/hyperlink" Target="https://doi.org/10.1177/01622439251331138"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39</Pages>
  <Words>15776</Words>
  <Characters>89925</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Elias Vasiloudes Nikolaides</cp:lastModifiedBy>
  <cp:revision>4</cp:revision>
  <dcterms:created xsi:type="dcterms:W3CDTF">2026-07-29T11:59:00Z</dcterms:created>
  <dcterms:modified xsi:type="dcterms:W3CDTF">2026-07-30T19:10:00Z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